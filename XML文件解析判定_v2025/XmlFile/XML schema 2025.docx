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A70D8">
      <w:pPr>
        <w:pStyle w:val="2"/>
      </w:pPr>
      <w:bookmarkStart w:id="0" w:name="_Toc465857484"/>
      <w:bookmarkStart w:id="1" w:name="_Toc10315"/>
      <w:bookmarkStart w:id="2" w:name="_Toc29431"/>
      <w:bookmarkStart w:id="3" w:name="_Toc17269"/>
      <w:bookmarkStart w:id="4" w:name="_Toc465857613"/>
      <w:bookmarkStart w:id="5" w:name="_Toc25984"/>
      <w:bookmarkStart w:id="6" w:name="_Toc11037"/>
      <w:bookmarkStart w:id="7" w:name="_Toc11362"/>
      <w:bookmarkStart w:id="8" w:name="_Toc28423"/>
      <w:bookmarkStart w:id="9" w:name="_Toc465857668"/>
      <w:bookmarkStart w:id="10" w:name="_Toc3220"/>
      <w:bookmarkStart w:id="11" w:name="_Toc465840576"/>
      <w:bookmarkStart w:id="12" w:name="_Toc11917"/>
      <w:bookmarkStart w:id="13" w:name="_Toc19155"/>
      <w:bookmarkStart w:id="14" w:name="_Toc17509"/>
      <w:bookmarkStart w:id="15" w:name="_Toc26190"/>
      <w:bookmarkStart w:id="16" w:name="_Toc452629103"/>
      <w:r>
        <w:rPr>
          <w:rStyle w:val="604"/>
          <w:rFonts w:hint="eastAsia"/>
          <w:b/>
          <w:bCs/>
        </w:rPr>
        <w:t xml:space="preserve">附录A  </w:t>
      </w:r>
      <w:bookmarkStart w:id="17" w:name="OLE_LINK289"/>
      <w:bookmarkStart w:id="18" w:name="OLE_LINK290"/>
      <w:r>
        <w:rPr>
          <w:rStyle w:val="604"/>
          <w:rFonts w:hint="eastAsia"/>
          <w:b/>
          <w:bCs/>
        </w:rPr>
        <w:t>XSD文件结构（</w:t>
      </w:r>
      <w:r>
        <w:rPr>
          <w:rStyle w:val="604"/>
          <w:b/>
          <w:bCs/>
        </w:rPr>
        <w:t>XML Schema</w:t>
      </w:r>
      <w:bookmarkEnd w:id="17"/>
      <w:bookmarkEnd w:id="18"/>
      <w:r>
        <w:rPr>
          <w:rStyle w:val="604"/>
          <w:rFonts w:hint="eastAsia"/>
          <w:b/>
          <w:bCs/>
        </w:rPr>
        <w:t>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114BAE3D">
      <w:r>
        <w:rPr>
          <w:rFonts w:hint="eastAsia"/>
        </w:rPr>
        <w:t>&lt;?xml version="1.0" encoding="UTF-8" standalone="yes"?&gt;</w:t>
      </w:r>
    </w:p>
    <w:p w14:paraId="32590BF6">
      <w:r>
        <w:rPr>
          <w:rFonts w:hint="eastAsia"/>
        </w:rPr>
        <w:t>&lt;xs:schema xmlns:xs="http://www.w3.org/2001/XMLSchema" elementFormDefault="qualified" attributeFormDefault="unqualified"&gt;</w:t>
      </w:r>
    </w:p>
    <w:p w14:paraId="3F34994F">
      <w:r>
        <w:rPr>
          <w:rFonts w:hint="eastAsia"/>
        </w:rPr>
        <w:tab/>
      </w:r>
      <w:r>
        <w:rPr>
          <w:rFonts w:hint="eastAsia"/>
        </w:rPr>
        <w:t>&lt;xs:element name="ConstructionProject"&gt;</w:t>
      </w:r>
    </w:p>
    <w:p w14:paraId="516BA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38A60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&lt;xs:documentation&gt;建设项目&lt;/xs:documentation&gt;</w:t>
      </w:r>
    </w:p>
    <w:p w14:paraId="7EF0BB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50E03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B9F7E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579EB2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ref="SystemInfo"/&gt;</w:t>
      </w:r>
    </w:p>
    <w:p w14:paraId="53B240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ref="ConstructionInfo"/&gt;</w:t>
      </w:r>
    </w:p>
    <w:p w14:paraId="5ADA97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ref="SummaryOfCost"/&gt;</w:t>
      </w:r>
    </w:p>
    <w:p w14:paraId="70891E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ref="ConstructionSummary"/&gt;</w:t>
      </w:r>
    </w:p>
    <w:p w14:paraId="7AFA3D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4803C9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128F83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12F20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&lt;xs:documentation&gt;项目编号&lt;/xs:documentation&gt;</w:t>
      </w:r>
    </w:p>
    <w:p w14:paraId="6DEC24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A7E13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5CF9B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102634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A29C0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54FDA5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A2FE2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A7809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name="FileKind" type="xs:integer" use="required"&gt;</w:t>
      </w:r>
    </w:p>
    <w:p w14:paraId="166B91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FB9A4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&lt;xs:documentation&gt;文件类型&lt;/xs:documentation&gt;</w:t>
      </w:r>
    </w:p>
    <w:p w14:paraId="5176E0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1E6FB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14D8E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name="ValuationMethod" type="xs:integer" use="required"&gt;</w:t>
      </w:r>
    </w:p>
    <w:p w14:paraId="23A76B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63AA3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&lt;xs:documentation&gt;计价类别&lt;/xs:documentation&gt;</w:t>
      </w:r>
    </w:p>
    <w:p w14:paraId="4081CD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29D0F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C627D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name="TaxModel" type="xs:integer" use="required"&gt;</w:t>
      </w:r>
    </w:p>
    <w:p w14:paraId="025DEA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2B630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&lt;xs:documentation&gt;计税模式&lt;/xs:documentation&gt;</w:t>
      </w:r>
    </w:p>
    <w:p w14:paraId="6D73B9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59DDC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42817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name="StandardName" type="xs:string" use="required"&gt;</w:t>
      </w:r>
    </w:p>
    <w:p w14:paraId="378C52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8A2C0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&lt;xs:documentation&gt;数据交换标准名称&lt;/xs:documentation&gt;</w:t>
      </w:r>
    </w:p>
    <w:p w14:paraId="4201C5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12256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72035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name="StandardNumber" type="xs:string" use="required"&gt;</w:t>
      </w:r>
    </w:p>
    <w:p w14:paraId="497A8E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B0C7F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&lt;xs:documentation&gt;数据交换标准编号&lt;/xs:documentation&gt;</w:t>
      </w:r>
    </w:p>
    <w:p w14:paraId="7BCC7B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B901563">
      <w:pPr>
        <w:ind w:firstLine="1260" w:firstLineChars="600"/>
      </w:pPr>
      <w:r>
        <w:rPr>
          <w:rFonts w:hint="eastAsia"/>
        </w:rPr>
        <w:t>&lt;/xs:attribute&gt;</w:t>
      </w:r>
    </w:p>
    <w:p w14:paraId="7BF89790">
      <w:pPr>
        <w:ind w:firstLine="1260" w:firstLineChars="600"/>
      </w:pPr>
      <w:r>
        <w:rPr>
          <w:rFonts w:hint="eastAsia"/>
        </w:rPr>
        <w:t>&lt;xs:attribute name="Developer" type="xs:string"&gt;</w:t>
      </w:r>
    </w:p>
    <w:p w14:paraId="0E5E10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89978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&lt;xs:documentation&gt;建设单位&lt;/xs:documentation&gt;</w:t>
      </w:r>
    </w:p>
    <w:p w14:paraId="0D9EF3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9FE7D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8006E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name="DeveloperAuthorizer" type="xs:string"&gt;</w:t>
      </w:r>
    </w:p>
    <w:p w14:paraId="794E6E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7E1D5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&lt;xs:documentation&gt;建设单位法定代表人或其授权委托人&lt;/xs:documentation&gt;</w:t>
      </w:r>
    </w:p>
    <w:p w14:paraId="56C2C3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164BB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0DE0E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name="Scale" type="xs:double" use="required"&gt;</w:t>
      </w:r>
    </w:p>
    <w:p w14:paraId="32353E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D9C83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&lt;xs:documentation&gt;建设规模&lt;/xs:documentation&gt;</w:t>
      </w:r>
    </w:p>
    <w:p w14:paraId="263E6B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8011E1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C3DC42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name="ScaleUnit" type="xs:string" use="required"&gt;</w:t>
      </w:r>
    </w:p>
    <w:p w14:paraId="6DEE2C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CB190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&lt;xs:documentation&gt;建设规模计量单位&lt;/xs:documentation&gt;</w:t>
      </w:r>
    </w:p>
    <w:p w14:paraId="0F2654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08099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D0CA4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name="MaterialPriceDate" type="xs:date" use="required"&gt;</w:t>
      </w:r>
    </w:p>
    <w:p w14:paraId="5A1E95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280B5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&lt;xs:documentation&gt;材料价格时间&lt;/xs:documentation&gt;</w:t>
      </w:r>
    </w:p>
    <w:p w14:paraId="17C11598">
      <w:r>
        <w:rPr>
          <w:rFonts w:hint="eastAsia"/>
        </w:rPr>
        <w:t xml:space="preserve">                &lt;/xs:annotation&gt;</w:t>
      </w:r>
    </w:p>
    <w:p w14:paraId="694A99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42A03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name="LaborPriceDate" type="xs:date" use="required"&gt;</w:t>
      </w:r>
    </w:p>
    <w:p w14:paraId="480E46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BFA1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&lt;xs:documentation&gt;人工价格时间&lt;/xs:documentation&gt;</w:t>
      </w:r>
    </w:p>
    <w:p w14:paraId="5E3F802E">
      <w:r>
        <w:rPr>
          <w:rFonts w:hint="eastAsia"/>
        </w:rPr>
        <w:t xml:space="preserve">                &lt;/xs:annotation&gt;</w:t>
      </w:r>
    </w:p>
    <w:p w14:paraId="3F96AA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EDF33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name="MachinePriceDate" type="xs:date" use="required"&gt;</w:t>
      </w:r>
    </w:p>
    <w:p w14:paraId="653042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9D123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&lt;xs:documentation&gt;施工机具价格时间&lt;/xs:documentation&gt;</w:t>
      </w:r>
    </w:p>
    <w:p w14:paraId="57FAF5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0D1C3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5DCD4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name="Area" type="xs:string" use="required"&gt;</w:t>
      </w:r>
    </w:p>
    <w:p w14:paraId="6DB416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708F5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&lt;xs:documentation&gt;项目所在地区&lt;/xs:documentation&gt;</w:t>
      </w:r>
    </w:p>
    <w:p w14:paraId="2240D6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694C5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77093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name="Location" type="xs:string" use="required"&gt;</w:t>
      </w:r>
    </w:p>
    <w:p w14:paraId="29E067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DA39D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&lt;xs:documentation&gt;项目所在地点&lt;/xs:documentation&gt;</w:t>
      </w:r>
    </w:p>
    <w:p w14:paraId="213D8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32020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B9312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name="Explains" type="xs:string"&gt;</w:t>
      </w:r>
    </w:p>
    <w:p w14:paraId="4162A4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27B7B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 w:ascii="宋体" w:hAnsi="宋体"/>
          <w:kern w:val="0"/>
          <w:szCs w:val="21"/>
        </w:rPr>
        <w:t>编制（填报）说明</w:t>
      </w:r>
      <w:r>
        <w:rPr>
          <w:rFonts w:hint="eastAsia"/>
        </w:rPr>
        <w:t>&lt;/xs:documentation&gt;</w:t>
      </w:r>
    </w:p>
    <w:p w14:paraId="6812E938">
      <w:pPr>
        <w:ind w:firstLine="1680" w:firstLineChars="800"/>
      </w:pPr>
      <w:r>
        <w:rPr>
          <w:rFonts w:hint="eastAsia"/>
        </w:rPr>
        <w:t>&lt;/xs:annotation&gt;</w:t>
      </w:r>
    </w:p>
    <w:p w14:paraId="6356D7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17DF8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name="ProjectKind" type="xs:integer" use="required"&gt;</w:t>
      </w:r>
    </w:p>
    <w:p w14:paraId="021AA9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303D1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&lt;xs:documentation&gt;建设性质&lt;/xs:documentation&gt;</w:t>
      </w:r>
    </w:p>
    <w:p w14:paraId="76B8E3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3D02A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D8475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76DDE80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8EFE90D">
      <w:r>
        <w:rPr>
          <w:rFonts w:hint="eastAsia"/>
        </w:rPr>
        <w:tab/>
      </w:r>
      <w:r>
        <w:rPr>
          <w:rFonts w:hint="eastAsia"/>
        </w:rPr>
        <w:t>&lt;xs:element name="SystemInfo"&gt;</w:t>
      </w:r>
    </w:p>
    <w:p w14:paraId="6A7D28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77D5B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&lt;xs:documentation&gt;系统信息&lt;/xs:documentation&gt;</w:t>
      </w:r>
    </w:p>
    <w:p w14:paraId="5A47C2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F9391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568182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name="ID1" type="xs:string"&gt;</w:t>
      </w:r>
    </w:p>
    <w:p w14:paraId="48BD34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A2F93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&lt;xs:documentation&gt;编制软件信息&lt;/xs:documentation&gt;</w:t>
      </w:r>
    </w:p>
    <w:p w14:paraId="0AC0FF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DD83D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D981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name="ID2" type="xs:string"&gt;</w:t>
      </w:r>
    </w:p>
    <w:p w14:paraId="223282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CF251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&lt;xs:documentation&gt;编制机器硬件信息&lt;/xs:documentation&gt;</w:t>
      </w:r>
    </w:p>
    <w:p w14:paraId="1B980A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76C66B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D4AE2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name="MakeDate" type="xs:dateTime" use="required"&gt;</w:t>
      </w:r>
    </w:p>
    <w:p w14:paraId="697CF4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03581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&lt;xs:documentation&gt;文件生成时间&lt;/xs:documentation&gt;</w:t>
      </w:r>
    </w:p>
    <w:p w14:paraId="1F5957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CB9F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679E9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687DC8A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4298C2CE">
      <w:r>
        <w:rPr>
          <w:rFonts w:hint="eastAsia"/>
        </w:rPr>
        <w:tab/>
      </w:r>
      <w:r>
        <w:rPr>
          <w:rFonts w:hint="eastAsia"/>
        </w:rPr>
        <w:t>&lt;xs:element name="ConstructionInfo"&gt;</w:t>
      </w:r>
    </w:p>
    <w:p w14:paraId="3B2482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D5069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&lt;xs:documentation&gt;工程信息&lt;/xs:documentation&gt;</w:t>
      </w:r>
    </w:p>
    <w:p w14:paraId="7EB36E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2C82A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68C9B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63B960E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ref="Option"/&gt;</w:t>
      </w:r>
    </w:p>
    <w:p w14:paraId="7F34BB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ref="ProjectInfo" minOccurs="0"/&gt;</w:t>
      </w:r>
    </w:p>
    <w:p w14:paraId="4A487B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ref="TendererInfo" minOccurs="0"/&gt;</w:t>
      </w:r>
    </w:p>
    <w:p w14:paraId="74D001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ref="BidderInfo" minOccurs="0"/&gt;</w:t>
      </w:r>
    </w:p>
    <w:p w14:paraId="009172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ref="AttrInfo" minOccurs="0" maxOccurs="unbounded"/&gt;</w:t>
      </w:r>
    </w:p>
    <w:p w14:paraId="74C468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ref="AddiInfo" minOccurs="0" maxOccurs="unbounded"/&gt;</w:t>
      </w:r>
    </w:p>
    <w:p w14:paraId="61C6E6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E68D0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15D71B9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9F9EFAD">
      <w:r>
        <w:rPr>
          <w:rFonts w:hint="eastAsia"/>
        </w:rPr>
        <w:tab/>
      </w:r>
      <w:r>
        <w:rPr>
          <w:rFonts w:hint="eastAsia"/>
        </w:rPr>
        <w:t>&lt;xs:element name="Option"&gt;</w:t>
      </w:r>
    </w:p>
    <w:p w14:paraId="750DB3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B269C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&lt;xs:documentation&gt;费用精度&lt;/xs:documentation&gt;</w:t>
      </w:r>
    </w:p>
    <w:p w14:paraId="3EA899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9603C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508128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name="ResPrecision" type="xs:double" use="required"&gt;</w:t>
      </w:r>
    </w:p>
    <w:p w14:paraId="7E68C4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DC3B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&lt;xs:documentation&gt;工料机消耗量、含量、数量类小数精度&lt;/xs:documentation&gt;</w:t>
      </w:r>
    </w:p>
    <w:p w14:paraId="4E127D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A815B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A76A1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name="QuantityPrecision" type="xs:double" use="required"&gt;</w:t>
      </w:r>
    </w:p>
    <w:p w14:paraId="17D9E1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9C7AE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&lt;xs:documentation&gt;工程量、数量类小数精度&lt;/xs:documentation&gt;</w:t>
      </w:r>
    </w:p>
    <w:p w14:paraId="6F3BBE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AEABA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E769C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name="CostPrecision" type="xs:double" use="required"&gt;</w:t>
      </w:r>
    </w:p>
    <w:p w14:paraId="19ABC2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54449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&lt;xs:documentation&gt;金额、合价、费用类小数精度&lt;/xs:documentation&gt;</w:t>
      </w:r>
    </w:p>
    <w:p w14:paraId="2FC294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43316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6BB02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name="RatePrecision" type="xs:double" use="required"&gt;</w:t>
      </w:r>
    </w:p>
    <w:p w14:paraId="495739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203F0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&lt;xs:documentation&gt;费率（%）、比率（%）、指数（%）类小数精度&lt;/xs:documentation&gt;</w:t>
      </w:r>
    </w:p>
    <w:p w14:paraId="3E2F4F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A8935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B9A9F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42511A12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32A3DC3">
      <w:r>
        <w:rPr>
          <w:rFonts w:hint="eastAsia"/>
        </w:rPr>
        <w:tab/>
      </w:r>
      <w:r>
        <w:rPr>
          <w:rFonts w:hint="eastAsia"/>
        </w:rPr>
        <w:t>&lt;xs:element name="ProjectInfo"&gt;</w:t>
      </w:r>
    </w:p>
    <w:p w14:paraId="103FC2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27D23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&lt;xs:documentation&gt;预算、结算信息&lt;/xs:documentation&gt;</w:t>
      </w:r>
    </w:p>
    <w:p w14:paraId="510572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63888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0184197">
      <w:pPr>
        <w:ind w:firstLine="1260" w:firstLineChars="600"/>
      </w:pPr>
      <w:r>
        <w:rPr>
          <w:rFonts w:hint="eastAsia"/>
        </w:rPr>
        <w:t>&lt;xs:attribute name="Developer" type="xs:string"&gt;</w:t>
      </w:r>
    </w:p>
    <w:p w14:paraId="3D3F88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8DFF6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&lt;xs:documentation&gt;建设单位&lt;/xs:documentation&gt;</w:t>
      </w:r>
    </w:p>
    <w:p w14:paraId="4E950E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7A487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B9E1F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name="Designer" type="xs:string"&gt;</w:t>
      </w:r>
    </w:p>
    <w:p w14:paraId="0DE6DF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20E37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&lt;xs:documentation&gt;设计单位&lt;/xs:documentation&gt;</w:t>
      </w:r>
    </w:p>
    <w:p w14:paraId="1F2F89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37FF82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E197B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name="Contractor" type="xs:string"&gt;</w:t>
      </w:r>
    </w:p>
    <w:p w14:paraId="5FA859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32E0D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&lt;xs:documentation&gt;承包单位&lt;/xs:documentation&gt;</w:t>
      </w:r>
    </w:p>
    <w:p w14:paraId="30056C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E18CD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8C9B6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name="CompileCompany" type="xs:string" use="required"&gt;</w:t>
      </w:r>
    </w:p>
    <w:p w14:paraId="1B15D6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D9071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&lt;xs:documentation&gt;编制单位&lt;/xs:documentation&gt;</w:t>
      </w:r>
    </w:p>
    <w:p w14:paraId="3267E2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8D1C7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EC601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name="Compiler" type="xs:string"&gt;</w:t>
      </w:r>
    </w:p>
    <w:p w14:paraId="45ADEF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45DFA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&lt;xs:documentation&gt;编制人&lt;/xs:documentation&gt;</w:t>
      </w:r>
    </w:p>
    <w:p w14:paraId="788DA2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52FB0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E3609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name="CompilerCertNo" type="xs:string"&gt;</w:t>
      </w:r>
    </w:p>
    <w:p w14:paraId="350D4E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734F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&lt;xs:documentation&gt;编制人资格证书编号&lt;/xs:documentation&gt;</w:t>
      </w:r>
    </w:p>
    <w:p w14:paraId="14AE7B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38F90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6286B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name="CompileDate" type="xs:date"&gt;</w:t>
      </w:r>
    </w:p>
    <w:p w14:paraId="40AE60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336C5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&lt;xs:documentation&gt;编制时间&lt;/xs:documentation&gt;</w:t>
      </w:r>
    </w:p>
    <w:p w14:paraId="7A36A0C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1D667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21584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name="Examiner" type="xs:string"&gt;</w:t>
      </w:r>
    </w:p>
    <w:p w14:paraId="0373B3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0FE6F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&lt;xs:documentation&gt;审核人&lt;/xs:documentation&gt;</w:t>
      </w:r>
    </w:p>
    <w:p w14:paraId="0FA9F0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C71DA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4D6B4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name="ExaminerCertNo" type="xs:string"&gt;</w:t>
      </w:r>
    </w:p>
    <w:p w14:paraId="58AB35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988B2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&lt;xs:documentation&gt;审核人资格证书编号&lt;/xs:documentation&gt;</w:t>
      </w:r>
    </w:p>
    <w:p w14:paraId="278023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09029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A0EDB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name="ExamineDate" type="xs:date"&gt;</w:t>
      </w:r>
    </w:p>
    <w:p w14:paraId="38BEEA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90EA1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&lt;xs:documentation&gt;审核时间&lt;/xs:documentation&gt;</w:t>
      </w:r>
    </w:p>
    <w:p w14:paraId="7B3E61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6870F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8BF9C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name="Approver" type="xs:string"&gt;</w:t>
      </w:r>
    </w:p>
    <w:p w14:paraId="7CCD2F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F2EE9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&lt;xs:documentation&gt;审定人&lt;/xs:documentation&gt;</w:t>
      </w:r>
    </w:p>
    <w:p w14:paraId="6216ED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50CE2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26376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name="ApproverCertNo" type="xs:string"&gt;</w:t>
      </w:r>
    </w:p>
    <w:p w14:paraId="2E7515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7EEF7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&lt;xs:documentation&gt;审定人资格证书编号&lt;/xs:documentation&gt;</w:t>
      </w:r>
    </w:p>
    <w:p w14:paraId="246D2F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9DB4D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EA8FE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name="ApproverDate" type="xs:date"&gt;</w:t>
      </w:r>
    </w:p>
    <w:p w14:paraId="433428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86C93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&lt;xs:documentation&gt;审定时间&lt;/xs:documentation&gt;</w:t>
      </w:r>
    </w:p>
    <w:p w14:paraId="788F05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421F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83587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 use="required"&gt;</w:t>
      </w:r>
    </w:p>
    <w:p w14:paraId="75D59F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BD4A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&lt;xs:documentation&gt;工程总价（元）&lt;/xs:documentation&gt;</w:t>
      </w:r>
    </w:p>
    <w:p w14:paraId="3AFFF5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19774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1D0EC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E0E56A4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9DA46A9">
      <w:r>
        <w:rPr>
          <w:rFonts w:hint="eastAsia"/>
        </w:rPr>
        <w:tab/>
      </w:r>
      <w:r>
        <w:rPr>
          <w:rFonts w:hint="eastAsia"/>
        </w:rPr>
        <w:t>&lt;xs:element name="TendererInfo"&gt;</w:t>
      </w:r>
    </w:p>
    <w:p w14:paraId="293194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1080E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&lt;xs:documentation&gt;招标信息&lt;/xs:documentation&gt;</w:t>
      </w:r>
    </w:p>
    <w:p w14:paraId="6E06D8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06F5B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96E64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name="Tenderername" type="xs:string" use="required"&gt;</w:t>
      </w:r>
    </w:p>
    <w:p w14:paraId="60240B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76180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&lt;xs:documentation&gt;招标单位&lt;/xs:documentation&gt;</w:t>
      </w:r>
    </w:p>
    <w:p w14:paraId="64A31C6B">
      <w:pPr>
        <w:ind w:left="1260" w:firstLine="420"/>
      </w:pPr>
      <w:r>
        <w:rPr>
          <w:rFonts w:hint="eastAsia"/>
        </w:rPr>
        <w:t>&lt;/xs:annotation&gt;</w:t>
      </w:r>
    </w:p>
    <w:p w14:paraId="1A1098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&lt;/xs:attribute&gt;</w:t>
      </w:r>
    </w:p>
    <w:p w14:paraId="217B1F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&lt;xs:attribute name="TenderUSCI" type="xs:string"&gt;</w:t>
      </w:r>
    </w:p>
    <w:p w14:paraId="42E697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D13A3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</w:t>
      </w:r>
      <w:r>
        <w:rPr>
          <w:rFonts w:hint="eastAsia"/>
          <w:lang w:val="en-US" w:eastAsia="zh-CN"/>
        </w:rPr>
        <w:t>单位</w:t>
      </w:r>
      <w:r>
        <w:rPr>
          <w:rFonts w:hint="eastAsia"/>
        </w:rPr>
        <w:t>统一社会信用代码&lt;/xs:documentation&gt;</w:t>
      </w:r>
    </w:p>
    <w:p w14:paraId="35666F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2E47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&lt;/xs:attribute&gt;</w:t>
      </w:r>
    </w:p>
    <w:p w14:paraId="1E7969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</w:t>
      </w:r>
      <w:r>
        <w:rPr>
          <w:rFonts w:hint="eastAsia"/>
          <w:lang w:val="en-US" w:eastAsia="zh-CN"/>
        </w:rPr>
        <w:t>CompileU</w:t>
      </w:r>
      <w:r>
        <w:rPr>
          <w:rFonts w:hint="eastAsia"/>
        </w:rPr>
        <w:t>nit</w:t>
      </w:r>
      <w:r>
        <w:rPr>
          <w:rFonts w:hint="eastAsia"/>
          <w:lang w:val="en-US" w:eastAsia="zh-CN"/>
        </w:rPr>
        <w:t>Kind</w:t>
      </w:r>
      <w:r>
        <w:rPr>
          <w:rFonts w:hint="eastAsia"/>
        </w:rPr>
        <w:t>" type="xs:integer" use="required"&gt;</w:t>
      </w:r>
    </w:p>
    <w:p w14:paraId="485B78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E56CA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&lt;xs:documentation&gt;招标文件编制单位类型&lt;/xs:documentation&gt;</w:t>
      </w:r>
    </w:p>
    <w:p w14:paraId="6A4B4A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DB74D09">
      <w:pPr>
        <w:ind w:firstLine="1260" w:firstLineChars="600"/>
      </w:pPr>
      <w:r>
        <w:rPr>
          <w:rFonts w:hint="eastAsia"/>
        </w:rPr>
        <w:t>&lt;/xs:attribute&gt;</w:t>
      </w:r>
    </w:p>
    <w:p w14:paraId="7119B3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name="TenderCompiler" type="xs:string"&gt;</w:t>
      </w:r>
    </w:p>
    <w:p w14:paraId="6244A6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371A6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&lt;xs:documentation&gt;招标文件编制人&lt;/xs:documentation&gt;</w:t>
      </w:r>
    </w:p>
    <w:p w14:paraId="531EB1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E9677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42D60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name="TenderCompilerCertNo" type="xs:string"&gt;</w:t>
      </w:r>
    </w:p>
    <w:p w14:paraId="73D1B0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4CEB7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&lt;xs:documentation&gt;招标文件编制人资格证书编号&lt;/xs:documentation&gt;</w:t>
      </w:r>
    </w:p>
    <w:p w14:paraId="42264F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A5683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051E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name="TenderCompileDate" type="xs:date"&gt;</w:t>
      </w:r>
    </w:p>
    <w:p w14:paraId="4F251F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10A9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&lt;xs:documentation&gt;招标文件编制时间&lt;/xs:documentation&gt;</w:t>
      </w:r>
    </w:p>
    <w:p w14:paraId="2858EB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B406E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DB0A7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name="TenderExaminer" type="xs:string"&gt;</w:t>
      </w:r>
    </w:p>
    <w:p w14:paraId="102F86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85F4A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&lt;xs:documentation&gt;招标文件审核人&lt;/xs:documentation&gt;</w:t>
      </w:r>
    </w:p>
    <w:p w14:paraId="02A130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72318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62E62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name="TenderExaminerCertNo" type="xs:string"&gt;</w:t>
      </w:r>
    </w:p>
    <w:p w14:paraId="36D2EB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7EF59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&lt;xs:documentation&gt;招标文件审核人资格证书编号&lt;/xs:documentation&gt;</w:t>
      </w:r>
    </w:p>
    <w:p w14:paraId="0562DC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2B4A1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7695B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name="TenderExamineDate" type="xs:date"&gt;</w:t>
      </w:r>
    </w:p>
    <w:p w14:paraId="1F0439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E469E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&lt;xs:documentation&gt;招标文件审核时间&lt;/xs:documentation&gt;</w:t>
      </w:r>
    </w:p>
    <w:p w14:paraId="629AF9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EBF8A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28D30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name="TenderApprover" type="xs:string"&gt;</w:t>
      </w:r>
    </w:p>
    <w:p w14:paraId="3F6F11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72DC8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&lt;xs:documentation&gt;招标文件审定人&lt;/xs:documentation&gt;</w:t>
      </w:r>
    </w:p>
    <w:p w14:paraId="1CE692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9DC63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0508B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name="TenderApproverCertNo" type="xs:string"&gt;</w:t>
      </w:r>
    </w:p>
    <w:p w14:paraId="2E9165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78B1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&lt;xs:documentation&gt;招标文件审定人资格证书编号&lt;/xs:documentation&gt;</w:t>
      </w:r>
    </w:p>
    <w:p w14:paraId="4A7A15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B45EA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EFBA1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name="TenderApproveDate" type="xs:date"&gt;</w:t>
      </w:r>
    </w:p>
    <w:p w14:paraId="047762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EFD6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&lt;xs:documentation&gt;招标文件审定时间&lt;/xs:documentation&gt;</w:t>
      </w:r>
    </w:p>
    <w:p w14:paraId="3BEA66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DA3AA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02BF4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name="Proxy" type="xs:string" use="required"&gt;</w:t>
      </w:r>
    </w:p>
    <w:p w14:paraId="0097C6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2BF43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&lt;xs:documentation&gt;招标代理</w:t>
      </w:r>
      <w:r>
        <w:rPr>
          <w:rFonts w:hint="eastAsia"/>
          <w:lang w:val="en-US" w:eastAsia="zh-CN"/>
        </w:rPr>
        <w:t>单位</w:t>
      </w:r>
      <w:r>
        <w:rPr>
          <w:rFonts w:hint="eastAsia"/>
        </w:rPr>
        <w:t>&lt;/xs:documentation&gt;</w:t>
      </w:r>
    </w:p>
    <w:p w14:paraId="195DCF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FA1F9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4171B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name="ProxyUSCI" type="xs:string"&gt;</w:t>
      </w:r>
    </w:p>
    <w:p w14:paraId="7CA4F1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A458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&lt;xs:documentation&gt;招标代理</w:t>
      </w:r>
      <w:r>
        <w:rPr>
          <w:rFonts w:hint="eastAsia"/>
          <w:lang w:val="en-US" w:eastAsia="zh-CN"/>
        </w:rPr>
        <w:t>单位</w:t>
      </w:r>
      <w:r>
        <w:rPr>
          <w:rFonts w:hint="eastAsia"/>
        </w:rPr>
        <w:t>统一社会信用代码&lt;/xs:documentation&gt;</w:t>
      </w:r>
    </w:p>
    <w:p w14:paraId="12E2BE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BD128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A1D33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name="Consultant" type="xs:string" use="required"&gt;</w:t>
      </w:r>
    </w:p>
    <w:p w14:paraId="64E2CF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E91C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&lt;xs:documentation&gt;造价咨询</w:t>
      </w:r>
      <w:r>
        <w:rPr>
          <w:rFonts w:hint="eastAsia"/>
          <w:lang w:val="en-US" w:eastAsia="zh-CN"/>
        </w:rPr>
        <w:t>单位</w:t>
      </w:r>
      <w:r>
        <w:rPr>
          <w:rFonts w:hint="eastAsia"/>
        </w:rPr>
        <w:t>&lt;/xs:documentation&gt;</w:t>
      </w:r>
    </w:p>
    <w:p w14:paraId="46BB0E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7526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094B3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name="ConsultantUSCI" type="xs:string"&gt;</w:t>
      </w:r>
    </w:p>
    <w:p w14:paraId="0CAF49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A70D53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&lt;xs:documentation&gt;造价咨询</w:t>
      </w:r>
      <w:r>
        <w:rPr>
          <w:rFonts w:hint="eastAsia"/>
          <w:lang w:val="en-US" w:eastAsia="zh-CN"/>
        </w:rPr>
        <w:t>单位</w:t>
      </w:r>
      <w:r>
        <w:rPr>
          <w:rFonts w:hint="eastAsia"/>
        </w:rPr>
        <w:t>统一社会信用代码&lt;/xs:documentation&gt;</w:t>
      </w:r>
    </w:p>
    <w:p w14:paraId="0808CC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BC027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B2E35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name="BidPriceCeiling" type="xs:double" use="required"&gt;</w:t>
      </w:r>
    </w:p>
    <w:p w14:paraId="18AC12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048FE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&lt;xs:documentation&gt;最高投标限价（元）&lt;/xs:documentation&gt;</w:t>
      </w:r>
    </w:p>
    <w:p w14:paraId="2E0E5D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7154A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CC63F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083B47B1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EA7A12E">
      <w:r>
        <w:rPr>
          <w:rFonts w:hint="eastAsia"/>
        </w:rPr>
        <w:tab/>
      </w:r>
      <w:r>
        <w:rPr>
          <w:rFonts w:hint="eastAsia"/>
        </w:rPr>
        <w:t>&lt;xs:element name="BidderInfo"&gt;</w:t>
      </w:r>
    </w:p>
    <w:p w14:paraId="1617E2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2B993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&lt;xs:documentation&gt;投标信息&lt;/xs:documentation&gt;</w:t>
      </w:r>
    </w:p>
    <w:p w14:paraId="7BF648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26822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0ECD8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name="BidName" type="xs:string" use="required"&gt;</w:t>
      </w:r>
    </w:p>
    <w:p w14:paraId="41E14B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01BF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&lt;xs:documentation&gt;投标单位&lt;/xs:documentation&gt;</w:t>
      </w:r>
    </w:p>
    <w:p w14:paraId="307A44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803E8E6">
      <w:pPr>
        <w:ind w:firstLine="1260" w:firstLineChars="600"/>
      </w:pPr>
      <w:r>
        <w:rPr>
          <w:rFonts w:hint="eastAsia"/>
        </w:rPr>
        <w:t>&lt;/xs:attribute&gt;</w:t>
      </w:r>
    </w:p>
    <w:p w14:paraId="739DC7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name="BidAuthorizer" type="xs:string"&gt;</w:t>
      </w:r>
    </w:p>
    <w:p w14:paraId="198A30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17C4C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&lt;xs:documentation&gt;投标单位法定代表人或其授权人&lt;/xs:documentation&gt;</w:t>
      </w:r>
    </w:p>
    <w:p w14:paraId="59C74F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7DF3B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0BD21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name="BidTotal" type="xs:double" use="required"&gt;</w:t>
      </w:r>
    </w:p>
    <w:p w14:paraId="4732D9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45D3E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&lt;xs:documentation&gt;投标总价（元）&lt;/xs:documentation&gt;</w:t>
      </w:r>
    </w:p>
    <w:p w14:paraId="102060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B25FB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A371D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name="BidCompiler" type="xs:string"&gt;</w:t>
      </w:r>
    </w:p>
    <w:p w14:paraId="458D68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98A4A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&lt;xs:documentation&gt;投标文件编制人&lt;/xs:documentation&gt;</w:t>
      </w:r>
    </w:p>
    <w:p w14:paraId="0EFDC3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D9E14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55DE9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name="BidCompilerCertNo" type="xs:string"&gt;</w:t>
      </w:r>
    </w:p>
    <w:p w14:paraId="3D130F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C0A9F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&lt;xs:documentation&gt;投标文件编制人资格证书编号&lt;/xs:documentation&gt;</w:t>
      </w:r>
    </w:p>
    <w:p w14:paraId="42FCE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E0ACE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37005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name="BidCompileDate" type="xs:date"&gt;</w:t>
      </w:r>
    </w:p>
    <w:p w14:paraId="63CD22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5B532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&lt;xs:documentation&gt;投标文件编制时间&lt;/xs:documentation&gt;</w:t>
      </w:r>
    </w:p>
    <w:p w14:paraId="5001EB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42DD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3B959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name="BidExaminer" type="xs:string"&gt;</w:t>
      </w:r>
    </w:p>
    <w:p w14:paraId="490E84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BE838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&lt;xs:documentation&gt;投标文件审核人&lt;/xs:documentation&gt;</w:t>
      </w:r>
    </w:p>
    <w:p w14:paraId="1E16E7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F5C5C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7A369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name="BidExaminerCertNo" type="xs:string"&gt;</w:t>
      </w:r>
    </w:p>
    <w:p w14:paraId="1DE71B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96F1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&lt;xs:documentation&gt;投标文件审核人资格证书编号&lt;/xs:documentation&gt;</w:t>
      </w:r>
    </w:p>
    <w:p w14:paraId="60DA89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EF92E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F9A28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name="BidExamineDate" type="xs:date"&gt;</w:t>
      </w:r>
    </w:p>
    <w:p w14:paraId="213A8A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0971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&lt;xs:documentation&gt;投标文件审核时间&lt;/xs:documentation&gt;</w:t>
      </w:r>
    </w:p>
    <w:p w14:paraId="7EFF92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CAAD23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417132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name="BidApprover" type="xs:string"&gt;</w:t>
      </w:r>
    </w:p>
    <w:p w14:paraId="65749D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9E5E3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&lt;xs:documentation&gt;投标文件审定人&lt;/xs:documentation&gt;</w:t>
      </w:r>
    </w:p>
    <w:p w14:paraId="1A1171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017CB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B5195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name="BidApproverCertNo" type="xs:string"&gt;</w:t>
      </w:r>
    </w:p>
    <w:p w14:paraId="2D3D08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A0042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&lt;xs:documentation&gt;投标文件审定人资格证书编号&lt;/xs:documentation&gt;</w:t>
      </w:r>
    </w:p>
    <w:p w14:paraId="5F4DD9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9223A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10263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name="BidApproveDate" type="xs:date"&gt;</w:t>
      </w:r>
    </w:p>
    <w:p w14:paraId="508C35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B9DFE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&lt;xs:documentation&gt;投标文件审定时间&lt;/xs:documentation&gt;</w:t>
      </w:r>
    </w:p>
    <w:p w14:paraId="557F92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0B370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4BC3D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BC0FCFB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6E130AD">
      <w:r>
        <w:rPr>
          <w:rFonts w:hint="eastAsia"/>
        </w:rPr>
        <w:tab/>
      </w:r>
      <w:r>
        <w:rPr>
          <w:rFonts w:hint="eastAsia"/>
        </w:rPr>
        <w:t>&lt;xs:element name="AttrInfo"&gt;</w:t>
      </w:r>
    </w:p>
    <w:p w14:paraId="39BC66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00669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&lt;xs:documentation&gt;工程特征信息&lt;/xs:documentation&gt;</w:t>
      </w:r>
    </w:p>
    <w:p w14:paraId="020317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015C3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23B0C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7B4570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ref="AttrInfoItem" minOccurs="0" maxOccurs="unbounded"/&gt;</w:t>
      </w:r>
    </w:p>
    <w:p w14:paraId="427E63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F98EF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DED248A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18B7A9D">
      <w:r>
        <w:rPr>
          <w:rFonts w:hint="eastAsia"/>
        </w:rPr>
        <w:tab/>
      </w:r>
      <w:r>
        <w:rPr>
          <w:rFonts w:hint="eastAsia"/>
        </w:rPr>
        <w:t>&lt;xs:element name="AttrInfoItem"&gt;</w:t>
      </w:r>
    </w:p>
    <w:p w14:paraId="75E484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A5578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&lt;xs:documentation&gt;工程特征信息明细&lt;/xs:documentation&gt;</w:t>
      </w:r>
    </w:p>
    <w:p w14:paraId="3569D0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ABE6D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79E2F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1AD1D0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ref="AttrInfoItem" minOccurs="0" maxOccurs="unbounded"/&gt;</w:t>
      </w:r>
    </w:p>
    <w:p w14:paraId="6EFFDD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0CFDB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5E916C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915E7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&lt;xs:documentation&gt;名称&lt;/xs:documentation&gt;</w:t>
      </w:r>
    </w:p>
    <w:p w14:paraId="0823DF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1348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558EF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name="Value" type="xs:string"&gt;</w:t>
      </w:r>
    </w:p>
    <w:p w14:paraId="6CF27A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F1549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&lt;xs:documentation&gt;内容&lt;/xs:documentation&gt;</w:t>
      </w:r>
    </w:p>
    <w:p w14:paraId="5BBA27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505B0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16894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240A7D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358B3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特征编码</w:t>
      </w:r>
      <w:r>
        <w:rPr>
          <w:rFonts w:hint="eastAsia"/>
        </w:rPr>
        <w:t>&lt;/xs:documentation&gt;</w:t>
      </w:r>
    </w:p>
    <w:p w14:paraId="7E2FEB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23734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61AED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B1EB9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79176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60A859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FB9C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E08B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0E973833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388BA0D">
      <w:r>
        <w:rPr>
          <w:rFonts w:hint="eastAsia"/>
        </w:rPr>
        <w:tab/>
      </w:r>
      <w:r>
        <w:rPr>
          <w:rFonts w:hint="eastAsia"/>
        </w:rPr>
        <w:t>&lt;xs:element name="AddiInfo"&gt;</w:t>
      </w:r>
    </w:p>
    <w:p w14:paraId="3B13FF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46481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&lt;xs:documentation&gt;补充信息&lt;/xs:documentation&gt;</w:t>
      </w:r>
    </w:p>
    <w:p w14:paraId="4C4CCB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75C73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88321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4C6581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ref="AddiInfoItem" minOccurs="0" maxOccurs="unbounded"/&gt;</w:t>
      </w:r>
    </w:p>
    <w:p w14:paraId="6A1A03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11094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C22AED2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3C2B69BF">
      <w:r>
        <w:rPr>
          <w:rFonts w:hint="eastAsia"/>
        </w:rPr>
        <w:tab/>
      </w:r>
      <w:r>
        <w:rPr>
          <w:rFonts w:hint="eastAsia"/>
        </w:rPr>
        <w:t>&lt;xs:element name="AddiInfoItem"&gt;</w:t>
      </w:r>
    </w:p>
    <w:p w14:paraId="192DEC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FC83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&lt;xs:documentation&gt;补充信息明细&lt;/xs:documentation&gt;</w:t>
      </w:r>
    </w:p>
    <w:p w14:paraId="69C729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33F0D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BDA9F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55F462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ref="AddiInfoItem" minOccurs="0" maxOccurs="unbounded"/&gt;</w:t>
      </w:r>
    </w:p>
    <w:p w14:paraId="5475C9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16B502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531A68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CB6BF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&lt;xs:documentation&gt;名称&lt;/xs:documentation&gt;</w:t>
      </w:r>
    </w:p>
    <w:p w14:paraId="26DF6C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89E29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2E4AE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name="Value" type="xs:string"&gt;</w:t>
      </w:r>
    </w:p>
    <w:p w14:paraId="70E1B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723F0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&lt;xs:documentation&gt;内容&lt;/xs:documentation&gt;</w:t>
      </w:r>
    </w:p>
    <w:p w14:paraId="3DBB5B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5AF67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A608D8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3DB295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24A12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&lt;xs:documentation&gt;代号&lt;/xs:documentation&gt;</w:t>
      </w:r>
    </w:p>
    <w:p w14:paraId="4003F8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97AE9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B1297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851B9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F70D1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3270C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15F98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A65E2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61A2D17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3BB6856">
      <w:r>
        <w:rPr>
          <w:rFonts w:hint="eastAsia"/>
        </w:rPr>
        <w:tab/>
      </w:r>
      <w:r>
        <w:rPr>
          <w:rFonts w:hint="eastAsia"/>
        </w:rPr>
        <w:t>&lt;xs:element name="SummaryOfCost"&gt;</w:t>
      </w:r>
    </w:p>
    <w:p w14:paraId="1580DE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6DFD9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&lt;xs:documentation&gt;费用汇总&lt;/xs:documentation&gt;</w:t>
      </w:r>
    </w:p>
    <w:p w14:paraId="2142755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D756B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5199F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6B9601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ref="AddiCost" minOccurs="0" maxOccurs="unbounded"/&gt;</w:t>
      </w:r>
    </w:p>
    <w:p w14:paraId="57D505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347710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 use="required"&gt;</w:t>
      </w:r>
    </w:p>
    <w:p w14:paraId="695E8B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80512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&lt;xs:documentation&gt;工程总价（元）&lt;/xs:documentation&gt;</w:t>
      </w:r>
    </w:p>
    <w:p w14:paraId="7721C5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A010A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CA8F727">
      <w:pPr>
        <w:ind w:firstLine="1260" w:firstLineChars="600"/>
      </w:pPr>
      <w:r>
        <w:rPr>
          <w:rFonts w:hint="eastAsia"/>
        </w:rPr>
        <w:t>&lt;xs:attribute name="DivisionalAndElementalWorks" type="xs:double" use="required"&gt;</w:t>
      </w:r>
    </w:p>
    <w:p w14:paraId="13629D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F65C7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&lt;xs:documentation&gt;分部分项工程费&lt;/xs:documentation&gt;</w:t>
      </w:r>
    </w:p>
    <w:p w14:paraId="79B7E8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A6A51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E8421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name="Preliminaries" type="xs:double" use="required"&gt;</w:t>
      </w:r>
    </w:p>
    <w:p w14:paraId="7ADAE1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B681F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&lt;xs:documentation&gt;措施项目费&lt;/xs:documentation&gt;</w:t>
      </w:r>
    </w:p>
    <w:p w14:paraId="46B761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E55FC16">
      <w:pPr>
        <w:ind w:firstLine="1260" w:firstLineChars="600"/>
      </w:pPr>
      <w:r>
        <w:rPr>
          <w:rFonts w:hint="eastAsia"/>
        </w:rPr>
        <w:t>&lt;/xs:attribute&gt;</w:t>
      </w:r>
    </w:p>
    <w:p w14:paraId="5CA236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name="CostForHSE" type="xs:double"&gt;</w:t>
      </w:r>
    </w:p>
    <w:p w14:paraId="0E8B69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8753B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&lt;xs:documentation&gt;安全生产措施费&lt;/xs:documentation&gt;</w:t>
      </w:r>
    </w:p>
    <w:p w14:paraId="7776095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9DE15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E68B6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name="SundryCosts" type="xs:double" use="required"&gt;</w:t>
      </w:r>
    </w:p>
    <w:p w14:paraId="30D3FE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31F2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&lt;xs:documentation&gt;其他项目费&lt;/xs:documentation&gt;</w:t>
      </w:r>
    </w:p>
    <w:p w14:paraId="2184BC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0B55B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79101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name="ProvisionalSums" type="xs:double"&gt;</w:t>
      </w:r>
    </w:p>
    <w:p w14:paraId="63D20F2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C8F28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&lt;xs:documentation&gt;暂列金额&lt;/xs:documentation&gt;</w:t>
      </w:r>
    </w:p>
    <w:p w14:paraId="244A1E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2739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A68D2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name="SpecialtyProvisionalPrice" type="xs:double"&gt;</w:t>
      </w:r>
    </w:p>
    <w:p w14:paraId="2B6809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5FE3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&lt;xs:documentation&gt;专业工程暂估价&lt;/xs:documentation&gt;</w:t>
      </w:r>
    </w:p>
    <w:p w14:paraId="2C7BB1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63140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8379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name="DayWorkRate" type="xs:double"&gt;</w:t>
      </w:r>
    </w:p>
    <w:p w14:paraId="13D222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4A242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&lt;xs:documentation&gt;计日工费用&lt;/xs:documentation&gt;</w:t>
      </w:r>
    </w:p>
    <w:p w14:paraId="005488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43035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614A3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name="MainContractorAttendance" type="xs:double"&gt;</w:t>
      </w:r>
    </w:p>
    <w:p w14:paraId="547E74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504D6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&lt;xs:documentation&gt;总承包服务费&lt;/xs:documentation&gt;</w:t>
      </w:r>
    </w:p>
    <w:p w14:paraId="7AE72C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EBFB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C7EC0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" type="xs:double"&gt;</w:t>
      </w:r>
    </w:p>
    <w:p w14:paraId="00374C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5EEA1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合同中约定的其他项目</w:t>
      </w:r>
      <w:r>
        <w:rPr>
          <w:rFonts w:hint="eastAsia"/>
        </w:rPr>
        <w:t>&lt;/xs:documentation&gt;</w:t>
      </w:r>
    </w:p>
    <w:p w14:paraId="6EAAED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883A7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9935E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name="Tax" type="xs:double"&gt;</w:t>
      </w:r>
    </w:p>
    <w:p w14:paraId="534E37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9D56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增值税</w:t>
      </w:r>
      <w:r>
        <w:rPr>
          <w:rFonts w:hint="eastAsia"/>
        </w:rPr>
        <w:t>&lt;/xs:documentation&gt;</w:t>
      </w:r>
    </w:p>
    <w:p w14:paraId="42D180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8F57B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1CD61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name="Labor" type="xs:double"&gt;</w:t>
      </w:r>
    </w:p>
    <w:p w14:paraId="13E888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E0D99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&lt;xs:documentation&gt;人工费&lt;/xs:documentation&gt;</w:t>
      </w:r>
    </w:p>
    <w:p w14:paraId="23F8B8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71D2E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1442D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name="Material" type="xs:double"&gt;</w:t>
      </w:r>
    </w:p>
    <w:p w14:paraId="00F557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EB8C4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&lt;xs:documentation&gt;材料费(不含主材费)&lt;/xs:documentation&gt;</w:t>
      </w:r>
    </w:p>
    <w:p w14:paraId="14DD40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40028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93FC9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name="MainMaterialEquipment" type="xs:double"&gt;</w:t>
      </w:r>
    </w:p>
    <w:p w14:paraId="028BE3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E6F1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&lt;xs:documentation&gt;主材设备费&lt;/xs:documentation&gt;</w:t>
      </w:r>
    </w:p>
    <w:p w14:paraId="58C2BC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24CF4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DCFA5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name="MainMaterial" type="xs:double"&gt;</w:t>
      </w:r>
    </w:p>
    <w:p w14:paraId="521070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CB0AF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&lt;xs:documentation&gt;主材费&lt;/xs:documentation&gt;</w:t>
      </w:r>
    </w:p>
    <w:p w14:paraId="234B4E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2AAA1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DED09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name="Equipment" type="xs:double"&gt;</w:t>
      </w:r>
    </w:p>
    <w:p w14:paraId="3D0936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70F68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&lt;xs:documentation&gt;设备费&lt;/xs:documentation&gt;</w:t>
      </w:r>
    </w:p>
    <w:p w14:paraId="5D4586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C820A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9A27D8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name="Machine" type="xs:double"&gt;</w:t>
      </w:r>
    </w:p>
    <w:p w14:paraId="3DBBB6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41C5E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&lt;xs:documentation&gt;施工机具使用费&lt;/xs:documentation&gt;</w:t>
      </w:r>
    </w:p>
    <w:p w14:paraId="760C7E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C9F80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93C89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name="ProvisionalMaterial" type="xs:double"&gt;</w:t>
      </w:r>
    </w:p>
    <w:p w14:paraId="1D211C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89CFE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材料暂估单价</w:t>
      </w:r>
      <w:r>
        <w:rPr>
          <w:rFonts w:hint="eastAsia"/>
        </w:rPr>
        <w:t>&lt;/xs:documentation&gt;</w:t>
      </w:r>
    </w:p>
    <w:p w14:paraId="780952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695C064">
      <w:pPr>
        <w:ind w:firstLine="1260" w:firstLineChars="600"/>
      </w:pPr>
      <w:r>
        <w:rPr>
          <w:rFonts w:hint="eastAsia"/>
        </w:rPr>
        <w:t>&lt;/xs:attribute&gt;</w:t>
      </w:r>
    </w:p>
    <w:p w14:paraId="4BE71F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name="Overhead" type="xs:double"&gt;</w:t>
      </w:r>
    </w:p>
    <w:p w14:paraId="54C57F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A9CE1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&lt;xs:documentation&gt;管理费&lt;/xs:documentation&gt;</w:t>
      </w:r>
    </w:p>
    <w:p w14:paraId="301924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8BBBD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65B20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name="RiskRate" type="xs:double"&gt;</w:t>
      </w:r>
    </w:p>
    <w:p w14:paraId="4E6684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34130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&lt;xs:documentation&gt;风险费&lt;/xs:documentation&gt;</w:t>
      </w:r>
    </w:p>
    <w:p w14:paraId="6C0610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7C0E1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4C586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name="Profit" type="xs:double"&gt;</w:t>
      </w:r>
    </w:p>
    <w:p w14:paraId="461172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EB28E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&lt;xs:documentation&gt;利润&lt;/xs:documentation&gt;</w:t>
      </w:r>
    </w:p>
    <w:p w14:paraId="5B5118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B9FA2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D8943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79E7710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3D9FC6B">
      <w:r>
        <w:rPr>
          <w:rFonts w:hint="eastAsia"/>
        </w:rPr>
        <w:tab/>
      </w:r>
      <w:r>
        <w:rPr>
          <w:rFonts w:hint="eastAsia"/>
        </w:rPr>
        <w:t>&lt;xs:element name="AddiCost"&gt;</w:t>
      </w:r>
    </w:p>
    <w:p w14:paraId="215F55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AC6B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&lt;xs:documentation&gt;补充费用&lt;/xs:documentation&gt;</w:t>
      </w:r>
    </w:p>
    <w:p w14:paraId="1865B5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BD2C6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D9AEC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0D7CA1B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7EADA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21B57E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2B115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650B9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 use="required"&gt;</w:t>
      </w:r>
    </w:p>
    <w:p w14:paraId="2E03E2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98F84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700E42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FD6E4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0ECD2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549868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3BD2A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18B46C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6B97EF">
      <w:pPr>
        <w:ind w:firstLine="1260" w:firstLineChars="600"/>
      </w:pPr>
      <w:r>
        <w:rPr>
          <w:rFonts w:hint="eastAsia"/>
        </w:rPr>
        <w:t>&lt;/xs:attribute&gt;</w:t>
      </w:r>
    </w:p>
    <w:p w14:paraId="7AFF76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</w:t>
      </w:r>
      <w:r>
        <w:rPr>
          <w:rFonts w:hint="eastAsia"/>
          <w:lang w:val="en-US" w:eastAsia="zh-CN"/>
        </w:rPr>
        <w:t>Remark</w:t>
      </w:r>
      <w:r>
        <w:rPr>
          <w:rFonts w:hint="eastAsia"/>
        </w:rPr>
        <w:t>" type="xs:string"&gt;</w:t>
      </w:r>
    </w:p>
    <w:p w14:paraId="4E7CE4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168F5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备注</w:t>
      </w:r>
      <w:r>
        <w:rPr>
          <w:rFonts w:hint="eastAsia"/>
        </w:rPr>
        <w:t>&lt;/xs:documentation&gt;</w:t>
      </w:r>
    </w:p>
    <w:p w14:paraId="1B1C0B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D08A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FAC9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405509F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94DC7C6">
      <w:r>
        <w:rPr>
          <w:rFonts w:hint="eastAsia"/>
        </w:rPr>
        <w:tab/>
      </w:r>
      <w:r>
        <w:rPr>
          <w:rFonts w:hint="eastAsia"/>
        </w:rPr>
        <w:t>&lt;xs:element name="ConstructionSummary"&gt;</w:t>
      </w:r>
    </w:p>
    <w:p w14:paraId="633A0F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B88C5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&lt;xs:documentation&gt;费用组成&lt;/xs:documentation&gt;</w:t>
      </w:r>
    </w:p>
    <w:p w14:paraId="19D89F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5A7D5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266F9F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55531F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ref="ConstructionCost"/&gt;</w:t>
      </w:r>
    </w:p>
    <w:p w14:paraId="54E3C2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ref="OtherInvestmentOfConstructionProject" minOccurs="0"/&gt;</w:t>
      </w:r>
    </w:p>
    <w:p w14:paraId="2548F7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ref="ContingencyFee" minOccurs="0"/&gt;</w:t>
      </w:r>
    </w:p>
    <w:p w14:paraId="0A461C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" minOccurs="0"/&gt;</w:t>
      </w:r>
    </w:p>
    <w:p w14:paraId="429500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ref="WorkingCapital" minOccurs="0"/&gt;</w:t>
      </w:r>
    </w:p>
    <w:p w14:paraId="68F171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25014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CB0BDE7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6E8B262">
      <w:r>
        <w:rPr>
          <w:rFonts w:hint="eastAsia"/>
        </w:rPr>
        <w:tab/>
      </w:r>
      <w:r>
        <w:rPr>
          <w:rFonts w:hint="eastAsia"/>
        </w:rPr>
        <w:t>&lt;xs:element name="ConstructionCost"&gt;</w:t>
      </w:r>
    </w:p>
    <w:p w14:paraId="5E988D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B9CED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&lt;xs:documentation&gt;工程费用&lt;/xs:documentation&gt;</w:t>
      </w:r>
    </w:p>
    <w:p w14:paraId="334CA2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F5DE0B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BFD6C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7B8329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ref="ProjectInstallationWorkCost"/&gt;</w:t>
      </w:r>
    </w:p>
    <w:p w14:paraId="0D5386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ref="EquipmentProcurementCost" minOccurs="0"/&gt;</w:t>
      </w:r>
    </w:p>
    <w:p w14:paraId="64BCBF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ref="OtherCost" minOccurs="0" maxOccurs="unbounded"/&gt;</w:t>
      </w:r>
    </w:p>
    <w:p w14:paraId="7E3612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71B2A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4977DC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F9231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&lt;xs:documentation&gt;工程名称&lt;/xs:documentation&gt;</w:t>
      </w:r>
    </w:p>
    <w:p w14:paraId="13A5F2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DFCA1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C13D7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0CC785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747F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3E5E9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85586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7053D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name="Scale" type="xs:double"&gt;</w:t>
      </w:r>
    </w:p>
    <w:p w14:paraId="027179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A29B9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&lt;xs:documentation&gt;建设规模&lt;/xs:documentation&gt;</w:t>
      </w:r>
    </w:p>
    <w:p w14:paraId="39A2B0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E88BB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BC906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name="ScaleUnit" type="xs:string"&gt;</w:t>
      </w:r>
    </w:p>
    <w:p w14:paraId="76C3E8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9EF8F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&lt;xs:documentation&gt;建设规模计量单位&lt;/xs:documentation&gt;</w:t>
      </w:r>
    </w:p>
    <w:p w14:paraId="4EFD71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7AA4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A5BBF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29183B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2E643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4577A6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5BF24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9BCFE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D4806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62617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1CEE60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04824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21965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06D9766C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C440160">
      <w:r>
        <w:rPr>
          <w:rFonts w:hint="eastAsia"/>
        </w:rPr>
        <w:tab/>
      </w:r>
      <w:r>
        <w:rPr>
          <w:rFonts w:hint="eastAsia"/>
        </w:rPr>
        <w:t>&lt;xs:element name="ProjectInstallationWorkCost"&gt;</w:t>
      </w:r>
    </w:p>
    <w:p w14:paraId="602215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135F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&lt;xs:documentation&gt;建筑安装工程费&lt;/xs:documentation&gt;</w:t>
      </w:r>
    </w:p>
    <w:p w14:paraId="074864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C7684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59AB72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6C7CE4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ref="SectionalWorks" maxOccurs="unbounded"/&gt;</w:t>
      </w:r>
    </w:p>
    <w:p w14:paraId="7C5F8C3E">
      <w:pPr>
        <w:ind w:firstLine="1680" w:firstLineChars="800"/>
      </w:pPr>
      <w:r>
        <w:rPr>
          <w:rFonts w:hint="eastAsia"/>
        </w:rPr>
        <w:t>&lt;xs:element ref="Preliminaries"/&gt;</w:t>
      </w:r>
    </w:p>
    <w:p w14:paraId="5594033F">
      <w:pPr>
        <w:ind w:firstLine="1680" w:firstLineChars="800"/>
      </w:pPr>
      <w:r>
        <w:rPr>
          <w:rFonts w:hint="eastAsia"/>
        </w:rPr>
        <w:t>&lt;xs:element ref="Sundry"/&gt;</w:t>
      </w:r>
    </w:p>
    <w:p w14:paraId="45AFF5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ref="OtherCost" minOccurs="0" maxOccurs="unbounded"/&gt;</w:t>
      </w:r>
    </w:p>
    <w:p w14:paraId="02AC2F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ref="LabourMaterialsEquipmentsMachinesSummary" minOccurs="0" maxOccurs="unbounded"/&gt;</w:t>
      </w:r>
    </w:p>
    <w:p w14:paraId="36EB86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52B81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4B8256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12256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&lt;xs:documentation&gt;工程名称&lt;/xs:documentation&gt;</w:t>
      </w:r>
    </w:p>
    <w:p w14:paraId="5DBF85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2840E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E9620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1B0FE1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F7A48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6343A9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6214D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767CF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name="Scale" type="xs:double"&gt;</w:t>
      </w:r>
    </w:p>
    <w:p w14:paraId="0ABF09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20E5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&lt;xs:documentation&gt;建设规模&lt;/xs:documentation&gt;</w:t>
      </w:r>
    </w:p>
    <w:p w14:paraId="05B102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38968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B38C9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name="ScaleUnit" type="xs:string"&gt;</w:t>
      </w:r>
    </w:p>
    <w:p w14:paraId="4D4CB8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AA6F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&lt;xs:documentation&gt;建设规模计量单位&lt;/xs:documentation&gt;</w:t>
      </w:r>
    </w:p>
    <w:p w14:paraId="221C3A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230AB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8ECAB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7169FA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D31D3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259FBD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4CD86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FBDC5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542647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67525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35E26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DA0E7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E2B56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BB95F0A">
      <w:pPr>
        <w:ind w:firstLine="420" w:firstLineChars="200"/>
      </w:pPr>
      <w:r>
        <w:rPr>
          <w:rFonts w:hint="eastAsia"/>
        </w:rPr>
        <w:t>&lt;/xs:element&gt;</w:t>
      </w:r>
    </w:p>
    <w:p w14:paraId="7B662077">
      <w:r>
        <w:rPr>
          <w:rFonts w:hint="eastAsia"/>
        </w:rPr>
        <w:tab/>
      </w:r>
      <w:r>
        <w:rPr>
          <w:rFonts w:hint="eastAsia"/>
        </w:rPr>
        <w:t>&lt;xs:element name="Preliminaries"&gt;</w:t>
      </w:r>
    </w:p>
    <w:p w14:paraId="7F58CA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01261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&lt;xs:documentation&gt;措施项目&lt;/xs:documentation&gt;</w:t>
      </w:r>
    </w:p>
    <w:p w14:paraId="6810FB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840138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4F9643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maxOccurs="unbounded"&gt;</w:t>
      </w:r>
    </w:p>
    <w:p w14:paraId="2800CC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ref="SummaryOfBasicCost"/&gt;</w:t>
      </w:r>
    </w:p>
    <w:p w14:paraId="0189B8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ref="WorkElement" minOccurs="0" maxOccurs="unbounded"/&gt;</w:t>
      </w:r>
    </w:p>
    <w:p w14:paraId="63D34B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C7BFD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7C991EB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794E51F">
      <w:r>
        <w:rPr>
          <w:rFonts w:hint="eastAsia"/>
        </w:rPr>
        <w:tab/>
      </w:r>
      <w:r>
        <w:rPr>
          <w:rFonts w:hint="eastAsia"/>
        </w:rPr>
        <w:t>&lt;xs:element name="Sundry"&gt;</w:t>
      </w:r>
    </w:p>
    <w:p w14:paraId="012CEB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1909E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&lt;xs:documentation&gt;其他项目&lt;/xs:documentation&gt;</w:t>
      </w:r>
    </w:p>
    <w:p w14:paraId="4FAADD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719EC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21C5A6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162EC6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ref="SundryCosts"/&gt;</w:t>
      </w:r>
    </w:p>
    <w:p w14:paraId="433B0D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ref="ProvisionalSums"/&gt;</w:t>
      </w:r>
    </w:p>
    <w:p w14:paraId="49AE6B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ref="SpecialtyProvisionalPrice"/&gt;</w:t>
      </w:r>
    </w:p>
    <w:p w14:paraId="330885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ref="DayWorkRate"/&gt;</w:t>
      </w:r>
    </w:p>
    <w:p w14:paraId="6CBCC8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ref="MainContractorAttendance"/&gt;</w:t>
      </w:r>
    </w:p>
    <w:p w14:paraId="67B42C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" minOccurs="0"/&gt;</w:t>
      </w:r>
    </w:p>
    <w:p w14:paraId="5D57AF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432040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9BDF622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A97DD76">
      <w:r>
        <w:rPr>
          <w:rFonts w:hint="eastAsia"/>
        </w:rPr>
        <w:tab/>
      </w:r>
      <w:r>
        <w:rPr>
          <w:rFonts w:hint="eastAsia"/>
        </w:rPr>
        <w:t>&lt;xs:element name="SundryCosts"&gt;</w:t>
      </w:r>
    </w:p>
    <w:p w14:paraId="5F86E2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8147A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&lt;xs:documentation&gt;其他项目费&lt;/xs:documentation&gt;</w:t>
      </w:r>
    </w:p>
    <w:p w14:paraId="5BA3B1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2BBF0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41E22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79FEBDB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ref="SundryCostsGroup" minOccurs="0" maxOccurs="unbounded"/&gt;</w:t>
      </w:r>
    </w:p>
    <w:p w14:paraId="351BF6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ref="SundryCostsItem" minOccurs="0" maxOccurs="unbounded"/&gt;</w:t>
      </w:r>
    </w:p>
    <w:p w14:paraId="0F9D0A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E732CC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155EF4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95183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11E030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E2FD3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E5B89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</w:t>
      </w:r>
      <w:r>
        <w:rPr>
          <w:rFonts w:hint="eastAsia"/>
          <w:lang w:val="en-US" w:eastAsia="zh-CN"/>
        </w:rPr>
        <w:t>Provisional</w:t>
      </w:r>
      <w:r>
        <w:rPr>
          <w:rFonts w:hint="eastAsia"/>
        </w:rPr>
        <w:t>Total" type="xs:double"&gt;</w:t>
      </w:r>
    </w:p>
    <w:p w14:paraId="10194E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4AE12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暂估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暂定）</w:t>
      </w:r>
      <w:r>
        <w:rPr>
          <w:rFonts w:hint="eastAsia"/>
        </w:rPr>
        <w:t>金额（元）&lt;/xs:documentation&gt;</w:t>
      </w:r>
    </w:p>
    <w:p w14:paraId="6ED3CA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63E8B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7786E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3C1549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D9969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&lt;xs:documentation&gt;结算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确定</w:t>
      </w:r>
      <w:r>
        <w:rPr>
          <w:rFonts w:hint="eastAsia"/>
          <w:lang w:eastAsia="zh-CN"/>
        </w:rPr>
        <w:t>）</w:t>
      </w:r>
      <w:r>
        <w:rPr>
          <w:rFonts w:hint="eastAsia"/>
        </w:rPr>
        <w:t>金额（元）&lt;/xs:documentation&gt;</w:t>
      </w:r>
    </w:p>
    <w:p w14:paraId="2EAEE2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26C2DB9">
      <w:pPr>
        <w:ind w:firstLine="1260" w:firstLineChars="600"/>
      </w:pPr>
      <w:r>
        <w:rPr>
          <w:rFonts w:hint="eastAsia"/>
        </w:rPr>
        <w:t>&lt;/xs:attribute&gt;</w:t>
      </w:r>
    </w:p>
    <w:p w14:paraId="230B16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</w:t>
      </w:r>
      <w:r>
        <w:rPr>
          <w:rFonts w:hint="eastAsia"/>
          <w:lang w:val="en-US" w:eastAsia="zh-CN"/>
        </w:rPr>
        <w:t>TotalDifference</w:t>
      </w:r>
      <w:r>
        <w:rPr>
          <w:rFonts w:hint="eastAsia"/>
        </w:rPr>
        <w:t>" type="xs:</w:t>
      </w:r>
      <w:r>
        <w:rPr>
          <w:rFonts w:hint="eastAsia"/>
          <w:lang w:val="en-US" w:eastAsia="zh-CN"/>
        </w:rPr>
        <w:t>double</w:t>
      </w:r>
      <w:r>
        <w:rPr>
          <w:rFonts w:hint="eastAsia"/>
        </w:rPr>
        <w:t>"&gt;</w:t>
      </w:r>
    </w:p>
    <w:p w14:paraId="3C6FB4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571DA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调整金额±（元）</w:t>
      </w:r>
      <w:r>
        <w:rPr>
          <w:rFonts w:hint="eastAsia"/>
        </w:rPr>
        <w:t>&lt;/xs:documentation&gt;</w:t>
      </w:r>
    </w:p>
    <w:p w14:paraId="27BAB8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2B39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61E26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3EF288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407B0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293458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CCD03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7BF0E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7049C3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7E8E5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1887FE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8EBBE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C2421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4B6F408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4BBBDF55">
      <w:r>
        <w:rPr>
          <w:rFonts w:hint="eastAsia"/>
        </w:rPr>
        <w:tab/>
      </w:r>
      <w:r>
        <w:rPr>
          <w:rFonts w:hint="eastAsia"/>
        </w:rPr>
        <w:t>&lt;xs:element name="SundryCostsGroup"&gt;</w:t>
      </w:r>
    </w:p>
    <w:p w14:paraId="495BE9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AA0C9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&lt;xs:documentation&gt;其他项目费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3DF744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A0B2F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A3C3D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0EEA1B5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ref="SundryCostsGroup" minOccurs="0" maxOccurs="unbounded"/&gt;</w:t>
      </w:r>
    </w:p>
    <w:p w14:paraId="180413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ref="SundryCostsItem" minOccurs="0" maxOccurs="unbounded"/&gt;</w:t>
      </w:r>
    </w:p>
    <w:p w14:paraId="75BE34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464F6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8ADFC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4B0B7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5DDAA0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34C35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0893B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0ECA2D8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0FE40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77C219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D17FE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AEE42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2537A4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67103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1A58B2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F264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A0BB7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name="SettlementTotal" type="xs:double"&gt;</w:t>
      </w:r>
    </w:p>
    <w:p w14:paraId="00BDDB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08AAB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&lt;xs:documentation&gt;结算金额（元）&lt;/xs:documentation&gt;</w:t>
      </w:r>
    </w:p>
    <w:p w14:paraId="0513C0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E398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52C962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2F69C0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70F77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426C20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F1FCA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F1417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30397B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FB766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4015E8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95C14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02FF9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707CCC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33F52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60BBCB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5D1FA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AB0D7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6AF8FAA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97BAFA8">
      <w:r>
        <w:rPr>
          <w:rFonts w:hint="eastAsia"/>
        </w:rPr>
        <w:tab/>
      </w:r>
      <w:r>
        <w:rPr>
          <w:rFonts w:hint="eastAsia"/>
        </w:rPr>
        <w:t>&lt;xs:element name="SundryCostsItem"&gt;</w:t>
      </w:r>
    </w:p>
    <w:p w14:paraId="076F36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CE669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&lt;xs:documentation&gt;其他项目费明细&lt;/xs:documentation&gt;</w:t>
      </w:r>
    </w:p>
    <w:p w14:paraId="58494F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5F99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F2ABF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2A34E5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EEB1B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0C5929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E1768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657AB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38758F1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61A2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0BF9C0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A3BE8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BA60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1C9AC4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18958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316634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037CD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A3813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3D8673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0255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6162AE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6B73D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CB3EA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394C2C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CDC4B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300022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763B3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CD8D9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2CF0DD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D9FBC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1F4439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D2989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108FC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</w:t>
      </w:r>
      <w:r>
        <w:rPr>
          <w:rFonts w:hint="eastAsia"/>
          <w:lang w:val="en-US" w:eastAsia="zh-CN"/>
        </w:rPr>
        <w:t>Provisional</w:t>
      </w:r>
      <w:r>
        <w:rPr>
          <w:rFonts w:hint="eastAsia"/>
        </w:rPr>
        <w:t>Total" type="xs:double"&gt;</w:t>
      </w:r>
    </w:p>
    <w:p w14:paraId="04E3D1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3B65D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暂估（暂定）</w:t>
      </w:r>
      <w:r>
        <w:rPr>
          <w:rFonts w:hint="eastAsia"/>
        </w:rPr>
        <w:t>金额（元）&lt;/xs:documentation&gt;</w:t>
      </w:r>
    </w:p>
    <w:p w14:paraId="7032F1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F202A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DDF54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</w:t>
      </w:r>
      <w:r>
        <w:rPr>
          <w:rFonts w:hint="eastAsia"/>
          <w:lang w:val="en-US" w:eastAsia="zh-CN"/>
        </w:rPr>
        <w:t>Total</w:t>
      </w:r>
      <w:r>
        <w:rPr>
          <w:rFonts w:hint="eastAsia"/>
        </w:rPr>
        <w:t>" type="xs:double"&gt;</w:t>
      </w:r>
    </w:p>
    <w:p w14:paraId="2645B2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56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&lt;xs:documentation&gt;结算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确定</w:t>
      </w:r>
      <w:r>
        <w:rPr>
          <w:rFonts w:hint="eastAsia"/>
          <w:lang w:eastAsia="zh-CN"/>
        </w:rPr>
        <w:t>）</w:t>
      </w:r>
      <w:r>
        <w:rPr>
          <w:rFonts w:hint="eastAsia"/>
        </w:rPr>
        <w:t>金额（元）&lt;/xs:documentation&gt;</w:t>
      </w:r>
    </w:p>
    <w:p w14:paraId="0D4024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27F7A9C">
      <w:pPr>
        <w:ind w:firstLine="1260" w:firstLineChars="600"/>
      </w:pPr>
      <w:r>
        <w:rPr>
          <w:rFonts w:hint="eastAsia"/>
        </w:rPr>
        <w:t>&lt;/xs:attribute&gt;</w:t>
      </w:r>
    </w:p>
    <w:p w14:paraId="594C74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</w:t>
      </w:r>
      <w:r>
        <w:rPr>
          <w:rFonts w:hint="eastAsia"/>
          <w:lang w:val="en-US" w:eastAsia="zh-CN"/>
        </w:rPr>
        <w:t>TotalDifference</w:t>
      </w:r>
      <w:r>
        <w:rPr>
          <w:rFonts w:hint="eastAsia"/>
        </w:rPr>
        <w:t>" type="xs:</w:t>
      </w:r>
      <w:r>
        <w:rPr>
          <w:rFonts w:hint="eastAsia"/>
          <w:lang w:val="en-US" w:eastAsia="zh-CN"/>
        </w:rPr>
        <w:t>double</w:t>
      </w:r>
      <w:r>
        <w:rPr>
          <w:rFonts w:hint="eastAsia"/>
        </w:rPr>
        <w:t>"&gt;</w:t>
      </w:r>
    </w:p>
    <w:p w14:paraId="3804B0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BC778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调整金额±（元）</w:t>
      </w:r>
      <w:r>
        <w:rPr>
          <w:rFonts w:hint="eastAsia"/>
        </w:rPr>
        <w:t>&lt;/xs:documentation&gt;</w:t>
      </w:r>
    </w:p>
    <w:p w14:paraId="04DFD9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5471771">
      <w:pPr>
        <w:ind w:firstLine="1260" w:firstLineChars="600"/>
      </w:pPr>
      <w:r>
        <w:rPr>
          <w:rFonts w:hint="eastAsia"/>
        </w:rPr>
        <w:t>&lt;/xs:attribute&gt;</w:t>
      </w:r>
    </w:p>
    <w:p w14:paraId="3885DE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6723D3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AE406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578803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8E7D1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5C44C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117BF6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1EE5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1B6CA9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2C3CC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47A05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3CC3D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539CD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4E51E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01CEF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2EC26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E660B29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39024B2">
      <w:r>
        <w:rPr>
          <w:rFonts w:hint="eastAsia"/>
        </w:rPr>
        <w:tab/>
      </w:r>
      <w:r>
        <w:rPr>
          <w:rFonts w:hint="eastAsia"/>
        </w:rPr>
        <w:t>&lt;xs:element name="ProvisionalSums"&gt;</w:t>
      </w:r>
    </w:p>
    <w:p w14:paraId="260AF3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1DCD5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&lt;xs:documentation&gt;暂列金额&lt;/xs:documentation&gt;</w:t>
      </w:r>
    </w:p>
    <w:p w14:paraId="2331BC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566D7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5C6C5F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1A6ECE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ref="ProvisionalSumsGroup" minOccurs="0" maxOccurs="unbounded"/&gt;</w:t>
      </w:r>
    </w:p>
    <w:p w14:paraId="412B74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ref="ProvisionalSumsItem" minOccurs="0" maxOccurs="unbounded"/&gt;</w:t>
      </w:r>
    </w:p>
    <w:p w14:paraId="55CE99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EE6A1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40A73A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E9E0F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727522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108FC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41E34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08A768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3EE1E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5F704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CE922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FABAD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4AC0ED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17831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5D88BD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BBBA0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4F2F7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07F60D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BDF86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B32AD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D7102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67B58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7229764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80BB1BC">
      <w:r>
        <w:rPr>
          <w:rFonts w:hint="eastAsia"/>
        </w:rPr>
        <w:tab/>
      </w:r>
      <w:r>
        <w:rPr>
          <w:rFonts w:hint="eastAsia"/>
        </w:rPr>
        <w:t>&lt;xs:element name="ProvisionalSumsGroup"&gt;</w:t>
      </w:r>
    </w:p>
    <w:p w14:paraId="5DF623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CD879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&lt;xs:documentation&gt;暂列金额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1E92F0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55750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16B05B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11D8D3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ref="ProvisionalSumsGroup" minOccurs="0" maxOccurs="unbounded"/&gt;</w:t>
      </w:r>
    </w:p>
    <w:p w14:paraId="55B8CF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ref="ProvisionalSumsItem" minOccurs="0" maxOccurs="unbounded"/&gt;</w:t>
      </w:r>
    </w:p>
    <w:p w14:paraId="1A20FF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E9D4D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73D22A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62868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63114D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31D7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5776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06965C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001BA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6EC77B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DFF90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DC426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6D221A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B3F31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607110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808A1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6A803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3A93F8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9F863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0FFB16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49DC5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86D1E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309313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5B1FE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85B2A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9824C1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907AB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550D848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3993AD5">
      <w:r>
        <w:rPr>
          <w:rFonts w:hint="eastAsia"/>
        </w:rPr>
        <w:tab/>
      </w:r>
      <w:r>
        <w:rPr>
          <w:rFonts w:hint="eastAsia"/>
        </w:rPr>
        <w:t>&lt;xs:element name="ProvisionalSumsItem"&gt;</w:t>
      </w:r>
    </w:p>
    <w:p w14:paraId="0B94643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C8884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&lt;xs:documentation&gt;暂列金额明细&lt;/xs:documentation&gt;</w:t>
      </w:r>
    </w:p>
    <w:p w14:paraId="4D3E65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E4EAA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79DA5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0137C3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C21B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0220E8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9BFDD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AFB6C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1EC3DA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4A29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4E6D38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26D7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2C43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35AF5D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9E96E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438CDA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60E32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F9E66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2C0DCA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F73A3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3ED241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5166B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E48FA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7BCE79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93593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2D53EF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F7ED4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59496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0A8BC7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06D7F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4182EE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9933711">
      <w:pPr>
        <w:ind w:firstLine="1260" w:firstLineChars="600"/>
      </w:pPr>
      <w:r>
        <w:rPr>
          <w:rFonts w:hint="eastAsia"/>
        </w:rPr>
        <w:t>&lt;/xs:attribute&gt;</w:t>
      </w:r>
    </w:p>
    <w:p w14:paraId="2FDC62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name="ProvisionalTotal" type="xs:double"&gt;</w:t>
      </w:r>
    </w:p>
    <w:p w14:paraId="64C363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69FD4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&lt;xs:documentation&gt;暂定金额（元）&lt;/xs:documentation&gt;</w:t>
      </w:r>
    </w:p>
    <w:p w14:paraId="148ADF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A040690">
      <w:pPr>
        <w:ind w:firstLine="1260" w:firstLineChars="600"/>
      </w:pPr>
      <w:r>
        <w:rPr>
          <w:rFonts w:hint="eastAsia"/>
        </w:rPr>
        <w:t>&lt;/xs:attribute&gt;</w:t>
      </w:r>
    </w:p>
    <w:p w14:paraId="37A430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04DA77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63B0F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&lt;xs:documentation&gt;确定金额（元）&lt;/xs:documentation&gt;</w:t>
      </w:r>
    </w:p>
    <w:p w14:paraId="5C37C5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5024F8A">
      <w:pPr>
        <w:ind w:firstLine="1260" w:firstLineChars="600"/>
      </w:pPr>
      <w:r>
        <w:rPr>
          <w:rFonts w:hint="eastAsia"/>
        </w:rPr>
        <w:t>&lt;/xs:attribute&gt;</w:t>
      </w:r>
    </w:p>
    <w:p w14:paraId="42E170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name="TotalDifference" type="xs:double"&gt;</w:t>
      </w:r>
    </w:p>
    <w:p w14:paraId="609F0C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ED644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&lt;xs:documentation&gt;调整金额±（元）&lt;/xs:documentation&gt;</w:t>
      </w:r>
    </w:p>
    <w:p w14:paraId="689336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6E43C2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0BD82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76E6C6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331A4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536FFD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8EE59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5AA75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36CB29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2ADC1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0D9E4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A4BC6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42A87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2558C2B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329A2DB">
      <w:r>
        <w:rPr>
          <w:rFonts w:hint="eastAsia"/>
        </w:rPr>
        <w:tab/>
      </w:r>
      <w:r>
        <w:rPr>
          <w:rFonts w:hint="eastAsia"/>
        </w:rPr>
        <w:t>&lt;xs:element name="SpecialtyProvisionalPrice"&gt;</w:t>
      </w:r>
    </w:p>
    <w:p w14:paraId="36D9CF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C2F7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&lt;xs:documentation&gt;专业工程暂估价&lt;/xs:documentation&gt;</w:t>
      </w:r>
    </w:p>
    <w:p w14:paraId="71E10B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99F3B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08E49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2AE4D1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ref="SpecialtyProvisionalPriceGroup" minOccurs="0" maxOccurs="unbounded"/&gt;</w:t>
      </w:r>
    </w:p>
    <w:p w14:paraId="12F26B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ref="SpecialtyProvisionalPriceItem" minOccurs="0" maxOccurs="unbounded"/&gt;</w:t>
      </w:r>
    </w:p>
    <w:p w14:paraId="616CB6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42DD4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6B24F0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FF240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&lt;xs:documentation&gt;工程名称&lt;/xs:documentation&gt;</w:t>
      </w:r>
    </w:p>
    <w:p w14:paraId="1F74C6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CC13E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9A8E4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name="ProvisionalTotal" type="xs:double"&gt;</w:t>
      </w:r>
    </w:p>
    <w:p w14:paraId="7FF752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AF968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&lt;xs:documentation&gt;暂估金额（元）&lt;/xs:documentation&gt;</w:t>
      </w:r>
    </w:p>
    <w:p w14:paraId="408DF6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1E1D5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9B05C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name="SettlementTotal" type="xs:double"&gt;</w:t>
      </w:r>
    </w:p>
    <w:p w14:paraId="466A52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BF0CB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&lt;xs:documentation&gt;结算金额（元）&lt;/xs:documentation&gt;</w:t>
      </w:r>
    </w:p>
    <w:p w14:paraId="36FAC6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0606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A7BCB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name="TotalDifference" type="xs:double"&gt;</w:t>
      </w:r>
    </w:p>
    <w:p w14:paraId="3762D8E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0006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&lt;xs:documentation&gt;调整金额±（元）&lt;/xs:documentation&gt;</w:t>
      </w:r>
    </w:p>
    <w:p w14:paraId="295FFE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252F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C1436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486080C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A6AB6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37CA66B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241D8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FDBE3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5D7010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BC085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56BB8D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D46C5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66B31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96DE617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7C398E7">
      <w:r>
        <w:rPr>
          <w:rFonts w:hint="eastAsia"/>
        </w:rPr>
        <w:tab/>
      </w:r>
      <w:r>
        <w:rPr>
          <w:rFonts w:hint="eastAsia"/>
        </w:rPr>
        <w:t>&lt;xs:element name="SpecialtyProvisionalPriceGroup"&gt;</w:t>
      </w:r>
    </w:p>
    <w:p w14:paraId="46EE13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0F5CE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&lt;xs:documentation&gt;专业工程暂估价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16A224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7E6F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2F82A1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0E7D18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ref="SpecialtyProvisionalPriceGroup" minOccurs="0" maxOccurs="unbounded"/&gt;</w:t>
      </w:r>
    </w:p>
    <w:p w14:paraId="402D98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ref="SpecialtyProvisionalPriceItem" minOccurs="0" maxOccurs="unbounded"/&gt;</w:t>
      </w:r>
    </w:p>
    <w:p w14:paraId="3235E3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FCFAA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0382B0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007DB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&lt;xs:documentation&gt;工程名称&lt;/xs:documentation&gt;</w:t>
      </w:r>
    </w:p>
    <w:p w14:paraId="0FA943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B5F5D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64E0B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name="Content" type="xs:string"&gt;</w:t>
      </w:r>
    </w:p>
    <w:p w14:paraId="044328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C1F0A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&lt;xs:documentation&gt;工程内容&lt;/xs:documentation&gt;</w:t>
      </w:r>
    </w:p>
    <w:p w14:paraId="4594F4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95AAE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A3A99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2AD3A8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78A22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5A019A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426A7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8AE0E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name="ProvisionalTotal" type="xs:double"&gt;</w:t>
      </w:r>
    </w:p>
    <w:p w14:paraId="705F80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DAAE9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&lt;xs:documentation&gt;暂估金额（元）&lt;/xs:documentation&gt;</w:t>
      </w:r>
    </w:p>
    <w:p w14:paraId="0CC821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7BEB7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1984F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name="SettlementTotal" type="xs:double"&gt;</w:t>
      </w:r>
    </w:p>
    <w:p w14:paraId="6F7306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DDABE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&lt;xs:documentation&gt;结算金额（元）&lt;/xs:documentation&gt;</w:t>
      </w:r>
    </w:p>
    <w:p w14:paraId="4EAF35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C1B3A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BAABB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name="TotalDifference" type="xs:double"&gt;</w:t>
      </w:r>
    </w:p>
    <w:p w14:paraId="444A30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95332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&lt;xs:documentation&gt;调整金额±（元）&lt;/xs:documentation&gt;</w:t>
      </w:r>
    </w:p>
    <w:p w14:paraId="701448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27CA7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68253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52EE17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CA9C3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733F6E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63C6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3E710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432AE1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1F565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4BC3D3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46D95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DC148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4336147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4BB2E17">
      <w:r>
        <w:rPr>
          <w:rFonts w:hint="eastAsia"/>
        </w:rPr>
        <w:tab/>
      </w:r>
      <w:r>
        <w:rPr>
          <w:rFonts w:hint="eastAsia"/>
        </w:rPr>
        <w:t>&lt;xs:element name="SpecialtyProvisionalPriceItem"&gt;</w:t>
      </w:r>
    </w:p>
    <w:p w14:paraId="708E21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3C8ED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&lt;xs:documentation&gt;专业工程暂估价明细&lt;/xs:documentation&gt;</w:t>
      </w:r>
    </w:p>
    <w:p w14:paraId="0E23D5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3573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162FE6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2747C2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67125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&lt;xs:documentation&gt;工程名称&lt;/xs:documentation&gt;</w:t>
      </w:r>
    </w:p>
    <w:p w14:paraId="5912A6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B2D1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BA75A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name="Content" type="xs:string"&gt;</w:t>
      </w:r>
    </w:p>
    <w:p w14:paraId="5ADD84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D31AD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&lt;xs:documentation&gt;工程内容&lt;/xs:documentation&gt;</w:t>
      </w:r>
    </w:p>
    <w:p w14:paraId="031A67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63521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E1C45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24AAE3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F8D13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6E8E51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AC022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D61F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06C914C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E6D7F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1F638B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CD344A6">
      <w:pPr>
        <w:ind w:firstLine="1260" w:firstLineChars="600"/>
      </w:pPr>
      <w:r>
        <w:rPr>
          <w:rFonts w:hint="eastAsia"/>
        </w:rPr>
        <w:t>&lt;/xs:attribute&gt;</w:t>
      </w:r>
    </w:p>
    <w:p w14:paraId="64EF7D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572BCE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A43F4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3BE055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B0DA0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43FFD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2899D22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BFC05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156F23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6BC8C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C70C8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206907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35095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586328B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62821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A976C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name="NoTaxProvisionalTotal" type="xs:double"&gt;</w:t>
      </w:r>
    </w:p>
    <w:p w14:paraId="7EA4D5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91CAB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暂估金额不含税价格（元）</w:t>
      </w:r>
      <w:r>
        <w:rPr>
          <w:rFonts w:hint="eastAsia"/>
        </w:rPr>
        <w:t>&lt;/xs:documentation&gt;</w:t>
      </w:r>
    </w:p>
    <w:p w14:paraId="37A102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BC0710">
      <w:pPr>
        <w:ind w:firstLine="1260" w:firstLineChars="600"/>
      </w:pPr>
      <w:r>
        <w:rPr>
          <w:rFonts w:hint="eastAsia"/>
        </w:rPr>
        <w:t>&lt;/xs:attribute&gt;</w:t>
      </w:r>
    </w:p>
    <w:p w14:paraId="64FBC9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name="ProvisionalTotalTax" type="xs:double"&gt;</w:t>
      </w:r>
    </w:p>
    <w:p w14:paraId="680103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F8171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暂估金额增值税（元）</w:t>
      </w:r>
      <w:r>
        <w:rPr>
          <w:rFonts w:hint="eastAsia"/>
        </w:rPr>
        <w:t>&lt;/xs:documentation&gt;</w:t>
      </w:r>
    </w:p>
    <w:p w14:paraId="6CD5E7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3C98BD6">
      <w:pPr>
        <w:ind w:firstLine="1260" w:firstLineChars="600"/>
      </w:pPr>
      <w:r>
        <w:rPr>
          <w:rFonts w:hint="eastAsia"/>
        </w:rPr>
        <w:t>&lt;/xs:attribute&gt;</w:t>
      </w:r>
    </w:p>
    <w:p w14:paraId="5DD68D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name="TaxOrgProvisionalTotal" type="xs:double"&gt;</w:t>
      </w:r>
    </w:p>
    <w:p w14:paraId="21FF94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3889C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暂估金额含税价格（元）</w:t>
      </w:r>
      <w:r>
        <w:rPr>
          <w:rFonts w:hint="eastAsia"/>
        </w:rPr>
        <w:t>&lt;/xs:documentation&gt;</w:t>
      </w:r>
    </w:p>
    <w:p w14:paraId="1B3A4E5D">
      <w:pPr>
        <w:rPr>
          <w:b/>
          <w:bCs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0A2C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8117A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name="NoTaxSettlementTotal" type="xs:double"&gt;</w:t>
      </w:r>
    </w:p>
    <w:p w14:paraId="476EDD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242A3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&lt;xs:documentation&gt;结算金额</w:t>
      </w:r>
      <w:r>
        <w:rPr>
          <w:rFonts w:hint="eastAsia"/>
          <w:szCs w:val="21"/>
        </w:rPr>
        <w:t>不含税价格</w:t>
      </w:r>
      <w:r>
        <w:rPr>
          <w:rFonts w:hint="eastAsia"/>
        </w:rPr>
        <w:t>（元）&lt;/xs:documentation&gt;</w:t>
      </w:r>
    </w:p>
    <w:p w14:paraId="3FA62E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D29397D">
      <w:pPr>
        <w:ind w:firstLine="1260" w:firstLineChars="600"/>
      </w:pPr>
      <w:r>
        <w:rPr>
          <w:rFonts w:hint="eastAsia"/>
        </w:rPr>
        <w:t>&lt;/xs:attribute&gt;</w:t>
      </w:r>
    </w:p>
    <w:p w14:paraId="6E0956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name="SettlementTotalTax" type="xs:double"&gt;</w:t>
      </w:r>
    </w:p>
    <w:p w14:paraId="084248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773F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结算金额增值税（元）</w:t>
      </w:r>
      <w:r>
        <w:rPr>
          <w:rFonts w:hint="eastAsia"/>
        </w:rPr>
        <w:t>&lt;/xs:documentation&gt;</w:t>
      </w:r>
    </w:p>
    <w:p w14:paraId="6FD6CC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DDF5260">
      <w:pPr>
        <w:ind w:firstLine="1260" w:firstLineChars="600"/>
      </w:pPr>
      <w:r>
        <w:rPr>
          <w:rFonts w:hint="eastAsia"/>
        </w:rPr>
        <w:t>&lt;/xs:attribute&gt;</w:t>
      </w:r>
    </w:p>
    <w:p w14:paraId="086B3A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name="TaxOrgSettlementTotal" type="xs:double"&gt;</w:t>
      </w:r>
    </w:p>
    <w:p w14:paraId="4AABBA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5CDA2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结算金额含税价格（元）</w:t>
      </w:r>
      <w:r>
        <w:rPr>
          <w:rFonts w:hint="eastAsia"/>
        </w:rPr>
        <w:t>&lt;/xs:documentation&gt;</w:t>
      </w:r>
    </w:p>
    <w:p w14:paraId="79EB0B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A6037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09D12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name="TotalDifference" type="xs:double"&gt;</w:t>
      </w:r>
    </w:p>
    <w:p w14:paraId="328167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1DE1B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调整金额</w:t>
      </w:r>
      <w:r>
        <w:rPr>
          <w:rFonts w:hint="eastAsia" w:ascii="宋体" w:hAnsi="宋体"/>
          <w:szCs w:val="21"/>
        </w:rPr>
        <w:t>±</w:t>
      </w:r>
      <w:r>
        <w:rPr>
          <w:rFonts w:hint="eastAsia"/>
        </w:rPr>
        <w:t>（元）&lt;/xs:documentation&gt;</w:t>
      </w:r>
    </w:p>
    <w:p w14:paraId="1AA5D0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8C8E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DCDF3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3CB9A7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E4D7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1B8135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E5B1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8CD01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07B3E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79033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4F6EBF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4CE0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9C7C3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F5EF4A0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06D4E70">
      <w:r>
        <w:rPr>
          <w:rFonts w:hint="eastAsia"/>
        </w:rPr>
        <w:tab/>
      </w:r>
      <w:r>
        <w:rPr>
          <w:rFonts w:hint="eastAsia"/>
        </w:rPr>
        <w:t>&lt;xs:element name="DayWorkRate"&gt;</w:t>
      </w:r>
    </w:p>
    <w:p w14:paraId="7A9113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1C90E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&lt;xs:documentation&gt;计日工&lt;/xs:documentation&gt;</w:t>
      </w:r>
    </w:p>
    <w:p w14:paraId="1E1577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5E9FF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189B89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205698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ref="DayWorkRateGroup" minOccurs="0" maxOccurs="unbounded"/&gt;</w:t>
      </w:r>
    </w:p>
    <w:p w14:paraId="20D6A0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ref="DayWorkRateItem" minOccurs="0" maxOccurs="unbounded"/&gt;</w:t>
      </w:r>
    </w:p>
    <w:p w14:paraId="55CE08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1062A2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FC568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360983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1AFBDF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A214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40F62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name="ProvisionalTotal" type="xs:double"&gt;</w:t>
      </w:r>
    </w:p>
    <w:p w14:paraId="7683A1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D30A9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&lt;xs:documentation&gt;暂定合价（元）&lt;/xs:documentation&gt;</w:t>
      </w:r>
    </w:p>
    <w:p w14:paraId="10B529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B937C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E80FC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0F3530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CC224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&lt;xs:documentation&gt;实际合价（元）&lt;/xs:documentation&gt;</w:t>
      </w:r>
    </w:p>
    <w:p w14:paraId="71483D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9443E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1A059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3CD7AF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D0F38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71A581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93735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BE6A1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310046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55F5D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524329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44C1C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CA94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7F2562B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F32A1B8">
      <w:r>
        <w:rPr>
          <w:rFonts w:hint="eastAsia"/>
        </w:rPr>
        <w:tab/>
      </w:r>
      <w:r>
        <w:rPr>
          <w:rFonts w:hint="eastAsia"/>
        </w:rPr>
        <w:t>&lt;xs:element name="DayWorkRateGroup"&gt;</w:t>
      </w:r>
    </w:p>
    <w:p w14:paraId="2137B6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7FBE1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&lt;xs:documentation&gt;计日工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7FA80E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4FD5D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107C93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29E3CB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ref="DayWorkRateItem" minOccurs="0" maxOccurs="unbounded"/&gt;</w:t>
      </w:r>
    </w:p>
    <w:p w14:paraId="25EC70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05D04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7A1BA3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266EC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5131B4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21D14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9BAA3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07A4B3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BB8AD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3A4846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4A3FE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99FCF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name="ProvisionalTotal" type="xs:double"&gt;</w:t>
      </w:r>
    </w:p>
    <w:p w14:paraId="0680CB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9B1C4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&lt;xs:documentation&gt;暂定合价（元）&lt;/xs:documentation&gt;</w:t>
      </w:r>
    </w:p>
    <w:p w14:paraId="4E93D7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EF197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02518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8546A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721E1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&lt;xs:documentation&gt;实际合价（元）&lt;/xs:documentation&gt;</w:t>
      </w:r>
    </w:p>
    <w:p w14:paraId="6760E2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CF33F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40946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693414B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71C03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2C63EC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2BD01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4BD08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789990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5F32A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165FC7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553D5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6A700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7AFAB88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7F6120E">
      <w:r>
        <w:rPr>
          <w:rFonts w:hint="eastAsia"/>
        </w:rPr>
        <w:tab/>
      </w:r>
      <w:r>
        <w:rPr>
          <w:rFonts w:hint="eastAsia"/>
        </w:rPr>
        <w:t>&lt;xs:element name="DayWorkRateItem"&gt;</w:t>
      </w:r>
    </w:p>
    <w:p w14:paraId="4866D6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38C18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&lt;xs:documentation&gt;计日工明细&lt;/xs:documentation&gt;</w:t>
      </w:r>
    </w:p>
    <w:p w14:paraId="6BFA73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B1643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13E47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type="xs:string"&gt;</w:t>
      </w:r>
    </w:p>
    <w:p w14:paraId="46E91D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6A815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&lt;xs:documentation&gt;项目编号&lt;/xs:documentation&gt;</w:t>
      </w:r>
    </w:p>
    <w:p w14:paraId="58F3AF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BBDF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3622F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DDFC4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BF5A8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&lt;xs:documentation&gt;计日工名称&lt;/xs:documentation&gt;</w:t>
      </w:r>
    </w:p>
    <w:p w14:paraId="6C1F86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75634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32F92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name="Specification" type="xs:string"&gt;</w:t>
      </w:r>
    </w:p>
    <w:p w14:paraId="376214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6E464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&lt;xs:documentation&gt;规格型号&lt;/xs:documentation&gt;</w:t>
      </w:r>
    </w:p>
    <w:p w14:paraId="0DFB20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FB1D9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903F1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453230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2778B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计量</w:t>
      </w:r>
      <w:r>
        <w:rPr>
          <w:rFonts w:hint="eastAsia"/>
        </w:rPr>
        <w:t>单位&lt;/xs:documentation&gt;</w:t>
      </w:r>
    </w:p>
    <w:p w14:paraId="5CFC29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50F1A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65E59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name="ProvisionalQuantity" type="xs:double"&gt;</w:t>
      </w:r>
    </w:p>
    <w:p w14:paraId="5D6FC6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44817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&lt;xs:documentation&gt;暂定数量&lt;/xs:documentation&gt;</w:t>
      </w:r>
    </w:p>
    <w:p w14:paraId="5753C7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BE593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C82CF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3AA2E1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1CC4E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&lt;xs:documentation&gt;实际数量&lt;/xs:documentation&gt;</w:t>
      </w:r>
    </w:p>
    <w:p w14:paraId="3BD4B7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5027948">
      <w:pPr>
        <w:ind w:firstLine="1260" w:firstLineChars="600"/>
      </w:pPr>
      <w:r>
        <w:rPr>
          <w:rFonts w:hint="eastAsia"/>
        </w:rPr>
        <w:t>&lt;/xs:attribute&gt;</w:t>
      </w:r>
    </w:p>
    <w:p w14:paraId="09CC0A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01C071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584FA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&lt;xs:documentation&gt;综合单价（元）&lt;/xs:documentation&gt;</w:t>
      </w:r>
    </w:p>
    <w:p w14:paraId="3943E8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0E66C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C00DB8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name="ProvisionalTotal" type="xs:double"&gt;</w:t>
      </w:r>
    </w:p>
    <w:p w14:paraId="79EF28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CCE2D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&lt;xs:documentation&gt;暂定合价（元）&lt;/xs:documentation&gt;</w:t>
      </w:r>
    </w:p>
    <w:p w14:paraId="424AC6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FFD4E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98DE0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712ECD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CF258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&lt;xs:documentation&gt;实际合价（元）&lt;/xs:documentation&gt;</w:t>
      </w:r>
    </w:p>
    <w:p w14:paraId="25C1AF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3E74CFF">
      <w:pPr>
        <w:ind w:firstLine="1260" w:firstLineChars="600"/>
      </w:pPr>
      <w:r>
        <w:rPr>
          <w:rFonts w:hint="eastAsia"/>
        </w:rPr>
        <w:t>&lt;/xs:attribute&gt;</w:t>
      </w:r>
    </w:p>
    <w:p w14:paraId="047697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name="TotalDifference" type="xs:double"&gt;</w:t>
      </w:r>
    </w:p>
    <w:p w14:paraId="7595E2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83984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调整金额</w:t>
      </w:r>
      <w:r>
        <w:rPr>
          <w:rFonts w:hint="eastAsia" w:ascii="宋体" w:hAnsi="宋体"/>
          <w:szCs w:val="21"/>
        </w:rPr>
        <w:t>±</w:t>
      </w:r>
      <w:r>
        <w:rPr>
          <w:rFonts w:hint="eastAsia"/>
        </w:rPr>
        <w:t>（元）&lt;/xs:documentation&gt;</w:t>
      </w:r>
    </w:p>
    <w:p w14:paraId="5AA90C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1D73C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B286E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2825B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1FA0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379C05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76D3E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9FA6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0A35A7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2422EF0">
      <w:r>
        <w:rPr>
          <w:rFonts w:hint="eastAsia"/>
        </w:rPr>
        <w:tab/>
      </w:r>
      <w:r>
        <w:rPr>
          <w:rFonts w:hint="eastAsia"/>
        </w:rPr>
        <w:t>&lt;xs:element name="MainContractorAttendance"&gt;</w:t>
      </w:r>
    </w:p>
    <w:p w14:paraId="1F7EF8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6C75D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&lt;xs:documentation&gt;总承包服务费&lt;/xs:documentation&gt;</w:t>
      </w:r>
    </w:p>
    <w:p w14:paraId="00FE32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70179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5FAF7A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18FD6B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ref="MainContractorAttendanceGroup" minOccurs="0" maxOccurs="unbounded"/&gt;</w:t>
      </w:r>
    </w:p>
    <w:p w14:paraId="52CD6E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ref="MainContractorAttendanceItem" minOccurs="0" maxOccurs="unbounded"/&gt;</w:t>
      </w:r>
    </w:p>
    <w:p w14:paraId="36B158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0A0A7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4423E0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02312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477A5A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7B00F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6509D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108CCC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F0D3F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0B0600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68041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7A156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679633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23A1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0F1ED9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BAA5D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23A1D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438AA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BD3BB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1C3CEB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344E0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26B0D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4C548A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B0C429C">
      <w:r>
        <w:rPr>
          <w:rFonts w:hint="eastAsia"/>
        </w:rPr>
        <w:tab/>
      </w:r>
      <w:r>
        <w:rPr>
          <w:rFonts w:hint="eastAsia"/>
        </w:rPr>
        <w:t>&lt;xs:element name="MainContractorAttendanceGroup"&gt;</w:t>
      </w:r>
    </w:p>
    <w:p w14:paraId="43CC3E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7E600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&lt;xs:documentation&gt;总承包服务费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628443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CD85B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BA13C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0C2059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ref="MainContractorAttendanceGroup" minOccurs="0" maxOccurs="unbounded"/&gt;</w:t>
      </w:r>
    </w:p>
    <w:p w14:paraId="7D237F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ref="MainContractorAttendanceItem" minOccurs="0" maxOccurs="unbounded"/&gt;</w:t>
      </w:r>
    </w:p>
    <w:p w14:paraId="0209BE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91459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1FA2A7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633FE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4490B4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08650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F802C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4850D4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7B06E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002180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1BFA9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D196A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45F300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1329B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51B197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89877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1A71F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719F45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A915E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370126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DB0E7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B6DF6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413963E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25E58F1">
      <w:r>
        <w:rPr>
          <w:rFonts w:hint="eastAsia"/>
        </w:rPr>
        <w:tab/>
      </w:r>
      <w:r>
        <w:rPr>
          <w:rFonts w:hint="eastAsia"/>
        </w:rPr>
        <w:t>&lt;xs:element name="MainContractorAttendanceItem"&gt;</w:t>
      </w:r>
    </w:p>
    <w:p w14:paraId="529005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05049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&lt;xs:documentation&gt;总承包服务费明细&lt;/xs:documentation&gt;</w:t>
      </w:r>
    </w:p>
    <w:p w14:paraId="63384D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40F1A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1D3671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3B448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6B4BB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2EDD0F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B1629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1F9EC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59F871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902A6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&lt;xs:documentation&gt;项目价值（元）&lt;/xs:documentation&gt;</w:t>
      </w:r>
    </w:p>
    <w:p w14:paraId="6518FE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46A1A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42226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name="Content" type="xs:string"&gt;</w:t>
      </w:r>
    </w:p>
    <w:p w14:paraId="3CCC14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18E7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&lt;xs:documentation&gt;服务内容&lt;/xs:documentation&gt;</w:t>
      </w:r>
    </w:p>
    <w:p w14:paraId="7653BB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20785EF">
      <w:pPr>
        <w:ind w:firstLine="1680" w:firstLineChars="80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0AC0B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0BA8B8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C352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7BDD1E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144C5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AA4F5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406955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002F8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2FD383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8C1EB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998C4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55696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F6529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0F04FF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85BFBCA">
      <w:pPr>
        <w:ind w:firstLine="1260" w:firstLineChars="600"/>
        <w:rPr>
          <w:rFonts w:hint="eastAsia"/>
        </w:rPr>
      </w:pPr>
      <w:r>
        <w:rPr>
          <w:rFonts w:hint="eastAsia"/>
        </w:rPr>
        <w:t>&lt;/xs:attribute&gt;</w:t>
      </w:r>
    </w:p>
    <w:p w14:paraId="0B6E7847">
      <w:pPr>
        <w:ind w:firstLine="1260" w:firstLineChars="600"/>
        <w:rPr>
          <w:rFonts w:hint="eastAsia"/>
        </w:rPr>
      </w:pPr>
      <w:r>
        <w:rPr>
          <w:rFonts w:hint="eastAsia"/>
        </w:rPr>
        <w:t>&lt;xs:attribute name="SettlementCalBasis" type="xs:string"&gt;</w:t>
      </w:r>
    </w:p>
    <w:p w14:paraId="5D35F9D2">
      <w:pPr>
        <w:ind w:firstLine="1260" w:firstLineChars="6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0B6B3B9">
      <w:pPr>
        <w:ind w:firstLine="1260" w:firstLineChars="6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&lt;xs:documentation&gt;确认计算基础&lt;/xs:documentation&gt;</w:t>
      </w:r>
    </w:p>
    <w:p w14:paraId="3A3D26E1">
      <w:pPr>
        <w:ind w:left="420" w:firstLine="1260" w:firstLineChars="600"/>
        <w:rPr>
          <w:rFonts w:hint="eastAsia"/>
        </w:rPr>
      </w:pPr>
      <w:r>
        <w:rPr>
          <w:rFonts w:hint="eastAsia"/>
        </w:rPr>
        <w:t>&lt;/xs:annotation&gt;</w:t>
      </w:r>
    </w:p>
    <w:p w14:paraId="2440A180">
      <w:pPr>
        <w:ind w:firstLine="1260" w:firstLineChars="600"/>
      </w:pPr>
      <w:r>
        <w:rPr>
          <w:rFonts w:hint="eastAsia"/>
        </w:rPr>
        <w:t>&lt;/xs:attribute&gt;</w:t>
      </w:r>
    </w:p>
    <w:p w14:paraId="260755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name="SettlementTotal" type="xs:double"&gt;</w:t>
      </w:r>
    </w:p>
    <w:p w14:paraId="34B094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73904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结算金额（元）</w:t>
      </w:r>
      <w:r>
        <w:rPr>
          <w:rFonts w:hint="eastAsia"/>
        </w:rPr>
        <w:t>&lt;/xs:documentation&gt;</w:t>
      </w:r>
    </w:p>
    <w:p w14:paraId="4F42AA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12A15BE">
      <w:pPr>
        <w:ind w:firstLine="1260" w:firstLineChars="600"/>
      </w:pPr>
      <w:r>
        <w:rPr>
          <w:rFonts w:hint="eastAsia"/>
        </w:rPr>
        <w:t>&lt;/xs:attribute&gt;</w:t>
      </w:r>
    </w:p>
    <w:p w14:paraId="22C801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name="TotalDifference" type="xs:double"&gt;</w:t>
      </w:r>
    </w:p>
    <w:p w14:paraId="19FC93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4DC6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szCs w:val="21"/>
        </w:rPr>
        <w:t>调整金额±（元）</w:t>
      </w:r>
      <w:r>
        <w:rPr>
          <w:rFonts w:hint="eastAsia"/>
        </w:rPr>
        <w:t>&lt;/xs:documentation&gt;</w:t>
      </w:r>
    </w:p>
    <w:p w14:paraId="65B19B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8A82828">
      <w:pPr>
        <w:ind w:firstLine="1260" w:firstLineChars="600"/>
      </w:pPr>
      <w:r>
        <w:rPr>
          <w:rFonts w:hint="eastAsia"/>
        </w:rPr>
        <w:t>&lt;/xs:attribute&gt;</w:t>
      </w:r>
    </w:p>
    <w:p w14:paraId="0F0A91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0E197B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0B0642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0F8FE9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87730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74A39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8E4A5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9D3EF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410977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2ED5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69863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DDB6634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0B46F0AA">
      <w:r>
        <w:rPr>
          <w:rFonts w:hint="eastAsia"/>
        </w:rPr>
        <w:tab/>
      </w:r>
      <w:r>
        <w:rPr>
          <w:rFonts w:hint="eastAsia"/>
        </w:rPr>
        <w:t>&lt;xs:element name="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"&gt;</w:t>
      </w:r>
    </w:p>
    <w:p w14:paraId="02DE21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EF317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val="en-US" w:eastAsia="zh-CN"/>
        </w:rPr>
        <w:t>合同中约定的其他项目</w:t>
      </w:r>
      <w:r>
        <w:rPr>
          <w:rFonts w:hint="eastAsia"/>
        </w:rPr>
        <w:t>&lt;/xs:documentation&gt;</w:t>
      </w:r>
    </w:p>
    <w:p w14:paraId="55DB78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0A109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ABA6C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7759BD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Group" minOccurs="0" maxOccurs="unbounded"/&gt;</w:t>
      </w:r>
    </w:p>
    <w:p w14:paraId="610F3D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Item" minOccurs="0" maxOccurs="unbounded"/&gt;</w:t>
      </w:r>
    </w:p>
    <w:p w14:paraId="42E919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111CDD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284B1A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117E7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009685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7F7D0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C6A43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39282B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FB651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C6EB7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EF2EE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2E846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6EA301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EAF95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01F792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2FDB6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EC677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0D7B5D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29499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6B5E8C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35733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8D5E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2B39DE6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05BE3083">
      <w:r>
        <w:rPr>
          <w:rFonts w:hint="eastAsia"/>
        </w:rPr>
        <w:tab/>
      </w:r>
      <w:r>
        <w:rPr>
          <w:rFonts w:hint="eastAsia"/>
        </w:rPr>
        <w:t>&lt;xs:element name="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Group"&gt;</w:t>
      </w:r>
    </w:p>
    <w:p w14:paraId="1E1FA4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DDAF1C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合同中约定的其他项目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03AA19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1DED8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16DEC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460029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Group" minOccurs="0" maxOccurs="unbounded"/&gt;</w:t>
      </w:r>
    </w:p>
    <w:p w14:paraId="1D8A03C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val="en-US" w:eastAsia="zh-CN"/>
        </w:rPr>
        <w:t>OtherContents</w:t>
      </w:r>
      <w:r>
        <w:rPr>
          <w:rFonts w:hint="eastAsia"/>
        </w:rPr>
        <w:t>Item" minOccurs="0" maxOccurs="unbounded"/&gt;</w:t>
      </w:r>
    </w:p>
    <w:p w14:paraId="3130F2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49EF77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6EBCAE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776C2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2891B7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AF78B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189AF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1EC25B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AF443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5E7D51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A95A4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8CDC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1F1AD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6628A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70536F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5114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9AA9F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66BE25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8B438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6B0401B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2ED5D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6016A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542B4C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25A03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5737CF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A4A55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9A608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2E849A3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A39709D">
      <w:r>
        <w:rPr>
          <w:rFonts w:hint="eastAsia"/>
        </w:rPr>
        <w:tab/>
      </w:r>
      <w:r>
        <w:rPr>
          <w:rFonts w:hint="eastAsia"/>
        </w:rPr>
        <w:t>&lt;xs:element name="</w:t>
      </w:r>
      <w:ins w:id="0" w:author="Kendrick." w:date="2025-09-23T11:15:21Z">
        <w:r>
          <w:rPr>
            <w:rFonts w:hint="eastAsia"/>
            <w:lang w:val="en-US" w:eastAsia="zh-CN"/>
          </w:rPr>
          <w:t>OtherContents</w:t>
        </w:r>
      </w:ins>
      <w:ins w:id="1" w:author="Kendrick." w:date="2025-09-23T11:15:21Z">
        <w:r>
          <w:rPr>
            <w:rFonts w:hint="eastAsia"/>
          </w:rPr>
          <w:t>Item</w:t>
        </w:r>
      </w:ins>
      <w:del w:id="2" w:author="Kendrick." w:date="2025-09-23T11:15:21Z">
        <w:r>
          <w:rPr>
            <w:rFonts w:hint="eastAsia"/>
          </w:rPr>
          <w:delText>ClaimsCostItem</w:delText>
        </w:r>
      </w:del>
      <w:bookmarkStart w:id="23" w:name="_GoBack"/>
      <w:bookmarkEnd w:id="23"/>
      <w:r>
        <w:rPr>
          <w:rFonts w:hint="eastAsia"/>
        </w:rPr>
        <w:t>"&gt;</w:t>
      </w:r>
    </w:p>
    <w:p w14:paraId="6FC857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0FED6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合同中约定的其他项目</w:t>
      </w:r>
      <w:r>
        <w:rPr>
          <w:rFonts w:hint="eastAsia"/>
        </w:rPr>
        <w:t>明细&lt;/xs:documentation&gt;</w:t>
      </w:r>
    </w:p>
    <w:p w14:paraId="2651FB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902FD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5D23A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F2A73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356DC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15531D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067FD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5BD1D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5D5DBC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79115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07F271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516C1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76BCD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059414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40605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&lt;xs:documentation&gt;数量&lt;/xs:documentation&gt;</w:t>
      </w:r>
    </w:p>
    <w:p w14:paraId="56D035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9BB86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7D96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6917AE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EFEE5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227028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F1A0D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0AC7A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4E6F79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A6A3B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62A679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F211D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DD63F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340ABA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139DC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0A8ABD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5C190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76A01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1E7124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2D78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&lt;xs:documentation&gt;合价（元）&lt;/xs:documentation&gt;</w:t>
      </w:r>
    </w:p>
    <w:p w14:paraId="6E3EBA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6996E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89802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name="Reason" type="xs:string"&gt;</w:t>
      </w:r>
    </w:p>
    <w:p w14:paraId="2C1907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3BA3C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&lt;xs:documentation&gt;依据&lt;/xs:documentation&gt;</w:t>
      </w:r>
    </w:p>
    <w:p w14:paraId="5FA99C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DB6AA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A4CD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4042AF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8976C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6557AC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028E7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00B68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09C2DA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D0973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5A9465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7DBC18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593D9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0200E778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543D4C3">
      <w:r>
        <w:rPr>
          <w:rFonts w:hint="eastAsia"/>
        </w:rPr>
        <w:tab/>
      </w:r>
      <w:r>
        <w:rPr>
          <w:rFonts w:hint="eastAsia"/>
        </w:rPr>
        <w:t>&lt;xs:element name="Tax"&gt;</w:t>
      </w:r>
    </w:p>
    <w:p w14:paraId="55003D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AFB8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增值税</w:t>
      </w:r>
      <w:r>
        <w:rPr>
          <w:rFonts w:hint="eastAsia"/>
        </w:rPr>
        <w:t>&lt;/xs:documentation&gt;</w:t>
      </w:r>
    </w:p>
    <w:p w14:paraId="12C483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22FF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A84AD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6578CB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ref="TaxItem" minOccurs="0" maxOccurs="unbounded"/&gt;</w:t>
      </w:r>
    </w:p>
    <w:p w14:paraId="357519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04A67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1D3908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7363C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7711CD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A04C6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CE5DC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7EBAED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9A5DE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2C6C8D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CE82D5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55A33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0C0736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6D98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7E752F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E4F70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FC2A8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BE316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077D4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75C717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9B8FF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F03D5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FA2AA5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1334C4B">
      <w:r>
        <w:rPr>
          <w:rFonts w:hint="eastAsia"/>
        </w:rPr>
        <w:tab/>
      </w:r>
      <w:r>
        <w:rPr>
          <w:rFonts w:hint="eastAsia"/>
        </w:rPr>
        <w:t>&lt;xs:element name="TaxItem"&gt;</w:t>
      </w:r>
    </w:p>
    <w:p w14:paraId="5DB7D3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51B2D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增值税</w:t>
      </w:r>
      <w:r>
        <w:rPr>
          <w:rFonts w:hint="eastAsia"/>
        </w:rPr>
        <w:t>明细&lt;/xs:documentation&gt;</w:t>
      </w:r>
    </w:p>
    <w:p w14:paraId="2D12B9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0966D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5F3C1E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10105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B65B4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1EE58DE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FB211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B23E4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7562A7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EF0C6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3B3051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DED0A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6F70A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75C83E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B1A1A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5944E3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81A7C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B0027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073581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5BA6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48BAC6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62AE2E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47DB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21972F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FB156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2C036C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329EB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78A6B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89993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94EEC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61D83F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62F0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1434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  <w:r>
        <w:rPr>
          <w:rFonts w:hint="eastAsia"/>
        </w:rPr>
        <w:tab/>
      </w:r>
    </w:p>
    <w:p w14:paraId="79D6622C">
      <w:pPr>
        <w:ind w:firstLine="420" w:firstLineChars="200"/>
      </w:pPr>
      <w:r>
        <w:rPr>
          <w:rFonts w:hint="eastAsia"/>
        </w:rPr>
        <w:t>&lt;/xs:element&gt;</w:t>
      </w:r>
    </w:p>
    <w:p w14:paraId="595A6F45">
      <w:pPr>
        <w:ind w:firstLine="420" w:firstLineChars="200"/>
      </w:pPr>
      <w:r>
        <w:rPr>
          <w:rFonts w:hint="eastAsia"/>
        </w:rPr>
        <w:t>&lt;xs:element name="LabourMaterialsEquipmentsMachinesSummary"&gt;</w:t>
      </w:r>
    </w:p>
    <w:p w14:paraId="29DBAD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B653E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&lt;xs:documentation&gt;工料机汇总&lt;/xs:documentation&gt;</w:t>
      </w:r>
    </w:p>
    <w:p w14:paraId="374D7B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9A0E5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B462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4B1A1D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ref="LabourMaterialsEquipmentsMachinesElement" minOccurs="0" maxOccurs="unbounded"/&gt;</w:t>
      </w:r>
    </w:p>
    <w:p w14:paraId="1A2A2E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2B8A5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2BD17A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1FFDD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&lt;xs:documentation&gt;工料机编码&lt;/xs:documentation&gt;</w:t>
      </w:r>
    </w:p>
    <w:p w14:paraId="14413B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AF5C2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60F83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6ECBFF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438AF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&lt;xs:documentation&gt;名称&lt;/xs:documentation&gt;</w:t>
      </w:r>
    </w:p>
    <w:p w14:paraId="4A4BAD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C117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67E63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name="Specification" type="xs:string" use="required"&gt;</w:t>
      </w:r>
    </w:p>
    <w:p w14:paraId="55A48B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B1BFC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&lt;xs:documentation&gt;规格型号&lt;/xs:documentation&gt;</w:t>
      </w:r>
    </w:p>
    <w:p w14:paraId="60044B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FF2421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131D2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03364B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A92D7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75C178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CE197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E54E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7EB9B8B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FE0D5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&lt;xs:documentation&gt;数量&lt;/xs:documentation&gt;</w:t>
      </w:r>
    </w:p>
    <w:p w14:paraId="2BF9AD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FCFB2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89200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name="ProviderRate" type="xs:string"&gt;</w:t>
      </w:r>
    </w:p>
    <w:p w14:paraId="79737A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E1D71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&lt;xs:documentation&gt;风险幅度(%)&lt;/xs:documentation&gt;</w:t>
      </w:r>
    </w:p>
    <w:p w14:paraId="0461B75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78DD0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F7CD5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name="ProviderBase" type="xs:double"&gt;</w:t>
      </w:r>
    </w:p>
    <w:p w14:paraId="11B174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0352C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&lt;xs:documentation&gt;基准价（元）&lt;/xs:documentation&gt;</w:t>
      </w:r>
    </w:p>
    <w:p w14:paraId="789153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CA9FF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2BC6A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name="TaxRate" type="xs:double"&gt;</w:t>
      </w:r>
    </w:p>
    <w:p w14:paraId="59724E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FCDA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&lt;xs:documentation&gt;税率(%)&lt;/xs:documentation&gt;</w:t>
      </w:r>
    </w:p>
    <w:p w14:paraId="5BD3D1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C736F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4B3CE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name="NoTaxPrice" type="xs:double"&gt;</w:t>
      </w:r>
    </w:p>
    <w:p w14:paraId="0310D6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2F504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&lt;xs:documentation&gt;不含税编制价（元）&lt;/xs:documentation&gt;</w:t>
      </w:r>
    </w:p>
    <w:p w14:paraId="78443F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83AB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0972D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name="TaxPrice" type="xs:double"&gt;</w:t>
      </w:r>
    </w:p>
    <w:p w14:paraId="6EB192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DA24E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&lt;xs:documentation&gt;含税编制价（元）&lt;/xs:documentation&gt;</w:t>
      </w:r>
    </w:p>
    <w:p w14:paraId="6A67F6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E9CEF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EA15A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name="NoTaxTotal" type="xs:double"&gt;</w:t>
      </w:r>
    </w:p>
    <w:p w14:paraId="7DFEED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92A3E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&lt;xs:documentation&gt;不含税编制价合价（元）&lt;/xs:documentation&gt;</w:t>
      </w:r>
    </w:p>
    <w:p w14:paraId="7D72A3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9EED8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3CAC6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name="TaxTotal" type="xs:double"&gt;</w:t>
      </w:r>
    </w:p>
    <w:p w14:paraId="0E724B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866C0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&lt;xs:documentation&gt;含税编制价合价（元）&lt;/xs:documentation&gt;</w:t>
      </w:r>
    </w:p>
    <w:p w14:paraId="3DDD5C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960EE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FA379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name="Weight" type="xs:double"&gt;</w:t>
      </w:r>
    </w:p>
    <w:p w14:paraId="716BEAE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3DB49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&lt;xs:documentation&gt;变值权重&lt;/xs:documentation&gt;</w:t>
      </w:r>
    </w:p>
    <w:p w14:paraId="049328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95181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104D1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name="BasicPrice" type="xs:string"&gt;</w:t>
      </w:r>
    </w:p>
    <w:p w14:paraId="71454D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23E9D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&lt;xs:documentation&gt;基本价格指数&lt;/xs:documentation&gt;</w:t>
      </w:r>
    </w:p>
    <w:p w14:paraId="3D844D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59B2D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005EB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name="CurrentPrice" type="xs:string"&gt;</w:t>
      </w:r>
    </w:p>
    <w:p w14:paraId="504649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A69CF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&lt;xs:documentation&gt;现行价格指数&lt;/xs:documentation&gt;</w:t>
      </w:r>
    </w:p>
    <w:p w14:paraId="021383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B58A7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08A61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373E9C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6BE68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&lt;xs:documentation&gt;工料机类型&lt;/xs:documentation&gt;</w:t>
      </w:r>
    </w:p>
    <w:p w14:paraId="70A03E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CB9A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A0062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name="Class" type="xs:string" use="required"&gt;</w:t>
      </w:r>
    </w:p>
    <w:p w14:paraId="0CAD42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35722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&lt;xs:documentation&gt;工料机归属&lt;/xs:documentation&gt;</w:t>
      </w:r>
    </w:p>
    <w:p w14:paraId="090186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693A0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D4281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name="ExtKind" type="xs:integer"&gt;</w:t>
      </w:r>
    </w:p>
    <w:p w14:paraId="236BCC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5C04D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&lt;xs:documentation&gt;扩展属性&lt;/xs:documentation&gt;</w:t>
      </w:r>
    </w:p>
    <w:p w14:paraId="783663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8A3AA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23CAF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name="AddiKind" type="xs:integer"&gt;</w:t>
      </w:r>
    </w:p>
    <w:p w14:paraId="638541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2197B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&lt;xs:documentation&gt;附加属性&lt;/xs:documentation&gt;</w:t>
      </w:r>
    </w:p>
    <w:p w14:paraId="0527E1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BE49C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1AEBE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name="MainMaterial" type="xs:boolean"&gt;</w:t>
      </w:r>
    </w:p>
    <w:p w14:paraId="59D9D5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541C4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&lt;xs:documentation&gt;主要材料&lt;/xs:documentation&gt;</w:t>
      </w:r>
    </w:p>
    <w:p w14:paraId="7C6B9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5427C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FE504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name="ProvisionalMaterial" type="xs:boolean"&gt;</w:t>
      </w:r>
    </w:p>
    <w:p w14:paraId="345818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8B604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材料暂估单价</w:t>
      </w:r>
      <w:r>
        <w:rPr>
          <w:rFonts w:hint="eastAsia"/>
        </w:rPr>
        <w:t>&lt;/xs:documentation&gt;</w:t>
      </w:r>
    </w:p>
    <w:p w14:paraId="1ED4DD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0B430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21E81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name="Provider" type="xs:integer"&gt;</w:t>
      </w:r>
    </w:p>
    <w:p w14:paraId="1CDD4A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3A67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&lt;xs:documentation&gt;供料方式&lt;/xs:documentation&gt;</w:t>
      </w:r>
    </w:p>
    <w:p w14:paraId="433041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4529F50">
      <w:pPr>
        <w:ind w:firstLine="1260" w:firstLineChars="600"/>
      </w:pPr>
      <w:r>
        <w:rPr>
          <w:rFonts w:hint="eastAsia"/>
        </w:rPr>
        <w:t>&lt;/xs:attribute&gt;</w:t>
      </w:r>
    </w:p>
    <w:p w14:paraId="16F6AA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name="PriceSource" type="xs:string"&gt;</w:t>
      </w:r>
    </w:p>
    <w:p w14:paraId="296F3C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3F041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&lt;xs:documentation&gt;价格来源&lt;/xs:documentation&gt;</w:t>
      </w:r>
    </w:p>
    <w:p w14:paraId="16B522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DB68443">
      <w:pPr>
        <w:ind w:firstLine="1260" w:firstLineChars="600"/>
      </w:pPr>
      <w:r>
        <w:rPr>
          <w:rFonts w:hint="eastAsia"/>
        </w:rPr>
        <w:t>&lt;/xs:attribute&gt;</w:t>
      </w:r>
    </w:p>
    <w:p w14:paraId="4F23CC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name="Delivery" type="xs:string"&gt;</w:t>
      </w:r>
    </w:p>
    <w:p w14:paraId="4D843B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78DFF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&lt;xs:documentation&gt;交货方式&lt;/xs:documentation&gt;</w:t>
      </w:r>
    </w:p>
    <w:p w14:paraId="4389A9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4EEEF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0E34C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name="Location" type="xs:string"&gt;</w:t>
      </w:r>
    </w:p>
    <w:p w14:paraId="4209CC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0C3E7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&lt;xs:documentation&gt;送达地点&lt;/xs:documentation&gt;</w:t>
      </w:r>
    </w:p>
    <w:p w14:paraId="2BE3D4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382A4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72A29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name="ProducingArea" type="xs:string"&gt;</w:t>
      </w:r>
    </w:p>
    <w:p w14:paraId="54FAAC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5E446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&lt;xs:documentation&gt;产地&lt;/xs:documentation&gt;</w:t>
      </w:r>
    </w:p>
    <w:p w14:paraId="0BB629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AF5C7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F809D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name="Supplier" type="xs:string"&gt;</w:t>
      </w:r>
    </w:p>
    <w:p w14:paraId="0E53D4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A7FD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&lt;xs:documentation&gt;厂家&lt;/xs:documentation&gt;</w:t>
      </w:r>
    </w:p>
    <w:p w14:paraId="2AD9F8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A1DD5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A1FB5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name="Character" type="xs:string"&gt;</w:t>
      </w:r>
    </w:p>
    <w:p w14:paraId="3551B4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911D9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&lt;xs:documentation&gt;质量要求&lt;/xs:documentation&gt;</w:t>
      </w:r>
    </w:p>
    <w:p w14:paraId="284DC4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23527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75C21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899C1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0F3E0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46187F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0992B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C6831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7065975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A6D830B">
      <w:r>
        <w:rPr>
          <w:rFonts w:hint="eastAsia"/>
        </w:rPr>
        <w:tab/>
      </w:r>
      <w:r>
        <w:rPr>
          <w:rFonts w:hint="eastAsia"/>
        </w:rPr>
        <w:t>&lt;xs:element name="LabourMaterialsEquipmentsMachinesElement"&gt;</w:t>
      </w:r>
    </w:p>
    <w:p w14:paraId="51D48E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95737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&lt;xs:documentation&gt;工料机含量明细&lt;/xs:documentation&gt;</w:t>
      </w:r>
    </w:p>
    <w:p w14:paraId="1CA141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C5A5B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2EA95A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5E7C3E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CFC3E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&lt;xs:documentation&gt;工料机编码&lt;/xs:documentation&gt;</w:t>
      </w:r>
    </w:p>
    <w:p w14:paraId="511EE1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16004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C961C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 use="required"&gt;</w:t>
      </w:r>
    </w:p>
    <w:p w14:paraId="496C93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786E3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&lt;xs:documentation&gt;消耗量&lt;/xs:documentation&gt;</w:t>
      </w:r>
    </w:p>
    <w:p w14:paraId="7DE692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96C3143">
      <w:pPr>
        <w:ind w:left="840" w:firstLine="420"/>
      </w:pPr>
      <w:r>
        <w:rPr>
          <w:rFonts w:hint="eastAsia"/>
        </w:rPr>
        <w:t>&lt;/xs:attribute&gt;</w:t>
      </w:r>
    </w:p>
    <w:p w14:paraId="120B50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name="OriginalContent" type="xs:double"&gt;</w:t>
      </w:r>
    </w:p>
    <w:p w14:paraId="4DD4C4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A81C4B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&lt;xs:documentation&gt;原始含量&lt;/xs:documentation&gt;</w:t>
      </w:r>
    </w:p>
    <w:p w14:paraId="058004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D2105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0BB14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name="NOCost" type="xs:boolean" use="required"&gt;</w:t>
      </w:r>
    </w:p>
    <w:p w14:paraId="2D37DD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4DD0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&lt;xs:documentation&gt;不计价材料&lt;/xs:documentation&gt;</w:t>
      </w:r>
    </w:p>
    <w:p w14:paraId="3FA21F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D07D7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AFB96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49CEF4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5266F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D7941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21338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B49CD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6260C49">
      <w:pPr>
        <w:ind w:firstLine="420" w:firstLineChars="200"/>
      </w:pPr>
      <w:r>
        <w:rPr>
          <w:rFonts w:hint="eastAsia"/>
        </w:rPr>
        <w:t>&lt;/xs:element&gt;</w:t>
      </w:r>
    </w:p>
    <w:p w14:paraId="5DB4BD1A">
      <w:r>
        <w:rPr>
          <w:rFonts w:hint="eastAsia"/>
        </w:rPr>
        <w:tab/>
      </w:r>
      <w:r>
        <w:rPr>
          <w:rFonts w:hint="eastAsia"/>
        </w:rPr>
        <w:t>&lt;xs:element name="EquipmentProcurementCost"&gt;</w:t>
      </w:r>
    </w:p>
    <w:p w14:paraId="10B1B6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778ED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&lt;xs:documentation&gt;设备及工器具购置费&lt;/xs:documentation&gt;</w:t>
      </w:r>
    </w:p>
    <w:p w14:paraId="6BC55C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582AD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588AB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629CA3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ref="EquipmentProcurementCostItem" minOccurs="0" maxOccurs="unbounded"/&gt;</w:t>
      </w:r>
    </w:p>
    <w:p w14:paraId="51249E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D158A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71F152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DF924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&lt;xs:documentation&gt;名称&lt;/xs:documentation&gt;</w:t>
      </w:r>
    </w:p>
    <w:p w14:paraId="36FB97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221BE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03B22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1F8FF5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EB73D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931AA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3D092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E395B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4E6053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02B6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54A5A3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94AD4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2D642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99E44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BA252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F8EE6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07BA6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A893A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42043380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17F83F1">
      <w:r>
        <w:rPr>
          <w:rFonts w:hint="eastAsia"/>
        </w:rPr>
        <w:tab/>
      </w:r>
      <w:r>
        <w:rPr>
          <w:rFonts w:hint="eastAsia"/>
        </w:rPr>
        <w:t>&lt;xs:element name="EquipmentProcurementCostItem"&gt;</w:t>
      </w:r>
    </w:p>
    <w:p w14:paraId="2200B4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BC008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&lt;xs:documentation&gt;设备及工器具购置费明细&lt;/xs:documentation&gt;</w:t>
      </w:r>
    </w:p>
    <w:p w14:paraId="7BC876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E3472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855CA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49DDA2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ref="UnitPriceCalculationOfItem" minOccurs="0"/&gt;</w:t>
      </w:r>
    </w:p>
    <w:p w14:paraId="0D68B4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55C9D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305347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E10A7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&lt;xs:documentation&gt;编码&lt;/xs:documentation&gt;</w:t>
      </w:r>
    </w:p>
    <w:p w14:paraId="00B610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9D06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C7ABF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4E0D80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10768E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&lt;xs:documentation&gt;名称&lt;/xs:documentation&gt;</w:t>
      </w:r>
    </w:p>
    <w:p w14:paraId="22B555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BFB8D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AAAE1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name="Specification" type="xs:string"&gt;</w:t>
      </w:r>
    </w:p>
    <w:p w14:paraId="78667D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61187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&lt;xs:documentation&gt;型号规格及材质&lt;/xs:documentation&gt;</w:t>
      </w:r>
    </w:p>
    <w:p w14:paraId="04CBC8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E3EF5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43038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4EA812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65185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04E6CA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C97A4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9B1C9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 use="required"&gt;</w:t>
      </w:r>
    </w:p>
    <w:p w14:paraId="7689E6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E2FE7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&lt;xs:documentation&gt;数量&lt;/xs:documentation&gt;</w:t>
      </w:r>
    </w:p>
    <w:p w14:paraId="06AF23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68CA2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E43D6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 use="required"&gt;</w:t>
      </w:r>
    </w:p>
    <w:p w14:paraId="7360F0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C64E5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2A819E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AE021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EEE46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 use="required"&gt;</w:t>
      </w:r>
    </w:p>
    <w:p w14:paraId="6DC22D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D1AF6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&lt;xs:documentation&gt;合价（元）&lt;/xs:documentation&gt;</w:t>
      </w:r>
    </w:p>
    <w:p w14:paraId="1F3391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712D6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EED9D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type="xs:integer"&gt;</w:t>
      </w:r>
    </w:p>
    <w:p w14:paraId="04B31E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3B09B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&lt;xs:documentation&gt;类型&lt;/xs:documentation&gt;</w:t>
      </w:r>
    </w:p>
    <w:p w14:paraId="2FF530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9593DB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56B5E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21865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D9892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10F46C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10A1A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93230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331665A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F46372E">
      <w:r>
        <w:rPr>
          <w:rFonts w:hint="eastAsia"/>
        </w:rPr>
        <w:tab/>
      </w:r>
      <w:r>
        <w:rPr>
          <w:rFonts w:hint="eastAsia"/>
        </w:rPr>
        <w:t>&lt;xs:element name="UnitPriceCalculationOfItem"&gt;</w:t>
      </w:r>
    </w:p>
    <w:p w14:paraId="4F1432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E31A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&lt;xs:documentation&gt;子目单价计算&lt;/xs:documentation&gt;</w:t>
      </w:r>
    </w:p>
    <w:p w14:paraId="73A0B4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D11B2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1F8D22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12898A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ref="UnitPriceCalculationOfItem" minOccurs="0" maxOccurs="unbounded"/&gt;</w:t>
      </w:r>
    </w:p>
    <w:p w14:paraId="29E3A5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CAE5C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13A4F9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7EAEA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6C8958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139DD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4A2BE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03766E8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1EBB9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4FE6A1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1C50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1F4FC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5DEAAC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0B05C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137437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784AD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3645E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44EA75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48486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3F93842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7DDEE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CF56C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2E5C40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3E3CB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374B6A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4E6A8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7CD34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5F443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A6953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7DA0D9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76FB2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06451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B550078">
      <w:pPr>
        <w:ind w:firstLine="420" w:firstLineChars="200"/>
      </w:pPr>
      <w:r>
        <w:rPr>
          <w:rFonts w:hint="eastAsia"/>
        </w:rPr>
        <w:t>&lt;/xs:element&gt;</w:t>
      </w:r>
    </w:p>
    <w:p w14:paraId="20762AD3">
      <w:r>
        <w:rPr>
          <w:rFonts w:hint="eastAsia"/>
        </w:rPr>
        <w:tab/>
      </w:r>
      <w:r>
        <w:rPr>
          <w:rFonts w:hint="eastAsia"/>
        </w:rPr>
        <w:t>&lt;xs:element name="OtherCost"&gt;</w:t>
      </w:r>
    </w:p>
    <w:p w14:paraId="5CD687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F85B9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&lt;xs:documentation&gt;扩展项&lt;/xs:documentation&gt;</w:t>
      </w:r>
    </w:p>
    <w:p w14:paraId="56A326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FF109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4D50AE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37CB81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ref="OtherCost" minOccurs="0" maxOccurs="unbounded"/&gt;</w:t>
      </w:r>
    </w:p>
    <w:p w14:paraId="5751E0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ABA1E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type="xs:string"&gt;</w:t>
      </w:r>
    </w:p>
    <w:p w14:paraId="08AA18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66026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&lt;xs:documentation&gt;编号&lt;/xs:documentation&gt;</w:t>
      </w:r>
    </w:p>
    <w:p w14:paraId="212BEC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1028B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20509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004B29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7811B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13C003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2B919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FD2CA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267E37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07837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0E9295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63BC0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503A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6459F0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E15E3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226A3B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E6992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55744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3B510B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8B6E4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51F730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F3D15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CF3D5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C13DC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6D541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1E9AAF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84968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13444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name="Ratios" type="xs:double"&gt;</w:t>
      </w:r>
    </w:p>
    <w:p w14:paraId="3A51EE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A1C9B1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&lt;xs:documentation&gt;占整个项目费用比率(%)&lt;/xs:documentation&gt;</w:t>
      </w:r>
    </w:p>
    <w:p w14:paraId="3C6F31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98F6E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962BA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0034DD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FAEC9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6C1942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E56F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92F6D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0697E6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95798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4E7E95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F4B57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B83F3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181EE6C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5552268">
      <w:r>
        <w:rPr>
          <w:rFonts w:hint="eastAsia"/>
        </w:rPr>
        <w:tab/>
      </w:r>
      <w:r>
        <w:rPr>
          <w:rFonts w:hint="eastAsia"/>
        </w:rPr>
        <w:t>&lt;xs:element name="OtherInvestmentOfConstructionProject"&gt;</w:t>
      </w:r>
    </w:p>
    <w:p w14:paraId="653BCC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33D4A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&lt;xs:documentation&gt;工程建设其他费用&lt;/xs:documentation&gt;</w:t>
      </w:r>
    </w:p>
    <w:p w14:paraId="5808BD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08080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3CDE2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239956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ref="OtherInvestmentOfConstructionProjectGroup" minOccurs="0" maxOccurs="unbounded"/&gt;</w:t>
      </w:r>
    </w:p>
    <w:p w14:paraId="4AC0D4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ref="OtherInvestmentOfConstructionProjectItem" minOccurs="0" maxOccurs="unbounded"/&gt;</w:t>
      </w:r>
    </w:p>
    <w:p w14:paraId="6F423D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D7385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08EAB8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344E5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&lt;xs:documentation&gt;费用项目名称&lt;/xs:documentation&gt;</w:t>
      </w:r>
    </w:p>
    <w:p w14:paraId="046CF5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9C748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4C8DB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3B7F2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B37CB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029491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F276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A0DFF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05E69C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287B3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2F20E7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6EA81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D2F2B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EFAB1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C2753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53E6A0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1C942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EE0E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334355F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185F988">
      <w:r>
        <w:rPr>
          <w:rFonts w:hint="eastAsia"/>
        </w:rPr>
        <w:tab/>
      </w:r>
      <w:r>
        <w:rPr>
          <w:rFonts w:hint="eastAsia"/>
        </w:rPr>
        <w:t>&lt;xs:element name="OtherInvestmentOfConstructionProjectGroup"&gt;</w:t>
      </w:r>
    </w:p>
    <w:p w14:paraId="321AE9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C10A8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工程建设其他费用汇总</w:t>
      </w:r>
      <w:r>
        <w:rPr>
          <w:rFonts w:hint="eastAsia"/>
        </w:rPr>
        <w:t>&lt;/xs:documentation&gt;</w:t>
      </w:r>
    </w:p>
    <w:p w14:paraId="7089AA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59937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C9862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5962CC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ref="OtherInvestmentOfConstructionProjectGroup" minOccurs="0" maxOccurs="unbounded"/&gt;</w:t>
      </w:r>
    </w:p>
    <w:p w14:paraId="16E056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ref="OtherInvestmentOfConstructionProjectItem" minOccurs="0" maxOccurs="unbounded"/&gt;</w:t>
      </w:r>
    </w:p>
    <w:p w14:paraId="5FCC7B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B9872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type="xs:string"&gt;</w:t>
      </w:r>
    </w:p>
    <w:p w14:paraId="42EDCD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F6A70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&lt;xs:documentation&gt;费用项目编号&lt;/xs:documentation&gt;</w:t>
      </w:r>
    </w:p>
    <w:p w14:paraId="4063C3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9DA2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4449D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DDDE7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63309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&lt;xs:documentation&gt;费用项目名称&lt;/xs:documentation&gt;</w:t>
      </w:r>
    </w:p>
    <w:p w14:paraId="7E58E3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3E79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F6AFD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7EC69C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FE73F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6DFC4B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5FA4F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B302C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1615AB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09AD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61947B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CF5D7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1DCD5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E8CBB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3136A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0E481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855E0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06409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04CDE2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6BCD88F">
      <w:r>
        <w:rPr>
          <w:rFonts w:hint="eastAsia"/>
        </w:rPr>
        <w:tab/>
      </w:r>
      <w:r>
        <w:rPr>
          <w:rFonts w:hint="eastAsia"/>
        </w:rPr>
        <w:t>&lt;xs:element name="OtherInvestmentOfConstructionProjectItem"&gt;</w:t>
      </w:r>
    </w:p>
    <w:p w14:paraId="556728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C1C19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&lt;xs:documentation&gt;工程建设其他费用明细&lt;/xs:documentation&gt;</w:t>
      </w:r>
    </w:p>
    <w:p w14:paraId="4FFCB8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FA8B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80736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type="xs:string"&gt;</w:t>
      </w:r>
    </w:p>
    <w:p w14:paraId="11C338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43EF2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&lt;xs:documentation&gt;费用项目编号&lt;/xs:documentation&gt;</w:t>
      </w:r>
    </w:p>
    <w:p w14:paraId="120DEB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4BD74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CDF38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0AE66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B3C7F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&lt;xs:documentation&gt;费用项目名称&lt;/xs:documentation&gt;</w:t>
      </w:r>
    </w:p>
    <w:p w14:paraId="7090EC5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44F11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75251C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1F2FEA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1AA6B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1443AE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E6AA0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EFD55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1318A2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2625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1483BB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33C4B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4E440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5FA744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6ECE1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18FAAA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74FEC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08AD4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14933A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9D7BA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44BE68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D9C6B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FA6E5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19F779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572B6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67D756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80237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1EAB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273A2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D48F6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67D121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C52DF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C92B7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name="Rule" type="xs:string"&gt;</w:t>
      </w:r>
    </w:p>
    <w:p w14:paraId="4A156B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20B78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&lt;xs:documentation&gt;计算方法说明&lt;/xs:documentation&gt;</w:t>
      </w:r>
    </w:p>
    <w:p w14:paraId="079375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591BB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C8A31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C6649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FD469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5501C8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4384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85ED2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5359096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32D5A8F8">
      <w:r>
        <w:rPr>
          <w:rFonts w:hint="eastAsia"/>
        </w:rPr>
        <w:tab/>
      </w:r>
      <w:r>
        <w:rPr>
          <w:rFonts w:hint="eastAsia"/>
        </w:rPr>
        <w:t>&lt;xs:element name="ContingencyFee"&gt;</w:t>
      </w:r>
    </w:p>
    <w:p w14:paraId="6E05A0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F6954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&lt;xs:documentation&gt;预备费&lt;/xs:documentation&gt;</w:t>
      </w:r>
    </w:p>
    <w:p w14:paraId="47B1A3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1F3D9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C8462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13F8E6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ref="ContingencyFeeGroup" minOccurs="0" maxOccurs="unbounded"/&gt;</w:t>
      </w:r>
    </w:p>
    <w:p w14:paraId="0FD61D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ref="ContingencyFeeItem" minOccurs="0" maxOccurs="unbounded"/&gt;</w:t>
      </w:r>
    </w:p>
    <w:p w14:paraId="58D1FC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16C1A5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751C2F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E2502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44741D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F6325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435E7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67E5AF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3CF01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1D2DCF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00322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5B7EC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351EBE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86017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4DCB28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BE3D0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52F53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3D2776B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02F6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ED787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E4C07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BD0B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38EA975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A1745E8">
      <w:r>
        <w:rPr>
          <w:rFonts w:hint="eastAsia"/>
        </w:rPr>
        <w:tab/>
      </w:r>
      <w:r>
        <w:rPr>
          <w:rFonts w:hint="eastAsia"/>
        </w:rPr>
        <w:t>&lt;xs:element name="ContingencyFeeGroup"&gt;</w:t>
      </w:r>
    </w:p>
    <w:p w14:paraId="356B16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2207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预备费汇总</w:t>
      </w:r>
      <w:r>
        <w:rPr>
          <w:rFonts w:hint="eastAsia"/>
        </w:rPr>
        <w:t>&lt;/xs:documentation&gt;</w:t>
      </w:r>
    </w:p>
    <w:p w14:paraId="62CA3F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9C231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4ACC3C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0BFB6F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ref="ContingencyFeeGroup" minOccurs="0" maxOccurs="unbounded"/&gt;</w:t>
      </w:r>
    </w:p>
    <w:p w14:paraId="3CB7D4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ref="ContingencyFeeItem" minOccurs="0" maxOccurs="unbounded"/&gt;</w:t>
      </w:r>
    </w:p>
    <w:p w14:paraId="4DAD5A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BFACF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4F50A8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22B4AC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3FA4EF5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C168A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3DFCF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50806E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D4CBD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3987A1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5640E8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0A6F5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14762C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3D8EA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34488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77DE7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5A558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4DEDBB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A831C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0EF915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8F679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4627F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0CC80C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E1492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43D7E5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C3E3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B6EF6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44E78E72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FC2178A">
      <w:r>
        <w:rPr>
          <w:rFonts w:hint="eastAsia"/>
        </w:rPr>
        <w:tab/>
      </w:r>
      <w:r>
        <w:rPr>
          <w:rFonts w:hint="eastAsia"/>
        </w:rPr>
        <w:t>&lt;xs:element name="ContingencyFeeItem"&gt;</w:t>
      </w:r>
    </w:p>
    <w:p w14:paraId="69511E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EA664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&lt;xs:documentation&gt;预备费明细&lt;/xs:documentation&gt;</w:t>
      </w:r>
    </w:p>
    <w:p w14:paraId="3349FF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C57D0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11CFB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CC3EA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370FD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6D3544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35B63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5ED4E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216FB9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7DE79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257D6B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81B99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53490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5936D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4BA00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08609F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C581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2C0D9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0010F2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1D472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7F3C35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094FB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D4F72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2E65B1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96F11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62A8CA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CE847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E37B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43CD15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29241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3D16D5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7E059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ECF9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3793F5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889B1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&lt;xs:documentation&gt;合价（元）&lt;/xs:documentation&gt;</w:t>
      </w:r>
    </w:p>
    <w:p w14:paraId="3B0A97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15E12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EA36F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type="xs:integer"&gt;</w:t>
      </w:r>
    </w:p>
    <w:p w14:paraId="69E964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F9022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&lt;xs:documentation&gt;费用类型&lt;/xs:documentation&gt;</w:t>
      </w:r>
    </w:p>
    <w:p w14:paraId="6F49A6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3EAD8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2D885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C4314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2CF4F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BB0E2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105F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5AB34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C839E2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FB55CDD">
      <w:r>
        <w:rPr>
          <w:rFonts w:hint="eastAsia"/>
        </w:rPr>
        <w:tab/>
      </w:r>
      <w:r>
        <w:rPr>
          <w:rFonts w:hint="eastAsia"/>
        </w:rPr>
        <w:t>&lt;xs:element name="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"&gt;</w:t>
      </w:r>
    </w:p>
    <w:p w14:paraId="4DB57B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4B36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资金筹措费</w:t>
      </w:r>
      <w:r>
        <w:rPr>
          <w:rFonts w:hint="eastAsia"/>
        </w:rPr>
        <w:t>&lt;/xs:documentation&gt;</w:t>
      </w:r>
    </w:p>
    <w:p w14:paraId="66F8C2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79D5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A1621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7C505B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Group" minOccurs="0" maxOccurs="unbounded"/&gt;</w:t>
      </w:r>
    </w:p>
    <w:p w14:paraId="04CFD9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Item" minOccurs="0" maxOccurs="unbounded"/&gt;</w:t>
      </w:r>
    </w:p>
    <w:p w14:paraId="623505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9D736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2BB742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70835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541E84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FF195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E0A3B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2EC25A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F966F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243C0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5016D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6A377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4A962D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51442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2B67D8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EEE38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72B2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F598F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8AA91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4B6897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2E8F41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4FB91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2B6F91C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134E78D">
      <w:r>
        <w:rPr>
          <w:rFonts w:hint="eastAsia"/>
        </w:rPr>
        <w:tab/>
      </w:r>
      <w:r>
        <w:rPr>
          <w:rFonts w:hint="eastAsia"/>
        </w:rPr>
        <w:t>&lt;xs:element name="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Group"&gt;</w:t>
      </w:r>
    </w:p>
    <w:p w14:paraId="649E6E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6D1E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资金筹措费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717EC8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B40A5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2CB99A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6BBCD9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Group" minOccurs="0" maxOccurs="unbounded"/&gt;</w:t>
      </w:r>
    </w:p>
    <w:p w14:paraId="7D75C3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Item" minOccurs="0" maxOccurs="unbounded"/&gt;</w:t>
      </w:r>
    </w:p>
    <w:p w14:paraId="6361BB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E35B4B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E9AF5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47E1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31A660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5AE02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358F3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74DF9D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AF2CF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06BA71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DC9C2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B6271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14C3D9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48062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3140E08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3E0F9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2867A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731FC6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B503A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18C2A0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C0BA1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EC564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0BA255C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26FAB4A">
      <w:r>
        <w:rPr>
          <w:rFonts w:hint="eastAsia"/>
        </w:rPr>
        <w:tab/>
      </w:r>
      <w:r>
        <w:rPr>
          <w:rFonts w:hint="eastAsia"/>
        </w:rPr>
        <w:t>&lt;xs:element name="</w:t>
      </w:r>
      <w:r>
        <w:rPr>
          <w:rFonts w:hint="eastAsia"/>
          <w:lang w:eastAsia="zh-CN"/>
        </w:rPr>
        <w:t>FundraisingFee</w:t>
      </w:r>
      <w:r>
        <w:rPr>
          <w:rFonts w:hint="eastAsia"/>
        </w:rPr>
        <w:t>Item"&gt;</w:t>
      </w:r>
    </w:p>
    <w:p w14:paraId="596946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113DD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资金筹措费</w:t>
      </w:r>
      <w:r>
        <w:rPr>
          <w:rFonts w:hint="eastAsia"/>
        </w:rPr>
        <w:t>明细&lt;/xs:documentation&gt;</w:t>
      </w:r>
    </w:p>
    <w:p w14:paraId="0D6628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3409A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055F9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36A180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A5312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09A6C9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04FBE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03870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18127A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D4544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184A8B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C3C53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01B93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6DA139C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09FFF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0EA48A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D0F4A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770598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C7386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42832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78A30E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F1FF9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B1AD3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78FA508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7B721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39BE2B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07855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A5AE1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9C3B686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7692DEC">
      <w:r>
        <w:rPr>
          <w:rFonts w:hint="eastAsia"/>
        </w:rPr>
        <w:tab/>
      </w:r>
      <w:r>
        <w:rPr>
          <w:rFonts w:hint="eastAsia"/>
        </w:rPr>
        <w:t>&lt;xs:element name="WorkingCapital"&gt;</w:t>
      </w:r>
    </w:p>
    <w:p w14:paraId="5EF906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16004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&lt;xs:documentation&gt;流动资金&lt;/xs:documentation&gt;</w:t>
      </w:r>
    </w:p>
    <w:p w14:paraId="7E4496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9BA3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EDA94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70DAF3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ref="WorkingCapitalGroup" minOccurs="0" maxOccurs="unbounded"/&gt;</w:t>
      </w:r>
    </w:p>
    <w:p w14:paraId="69A6ED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ref="WorkingCapitalItem" minOccurs="0" maxOccurs="unbounded"/&gt;</w:t>
      </w:r>
    </w:p>
    <w:p w14:paraId="787660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24A7A8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5A89B4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18872F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69E735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98C30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240F4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421B8B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05F3A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33366D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224C4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F2438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72FC75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FB063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7FFD10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2D72E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1DD7D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A9401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04C5A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7699FA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1657A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27CDF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757F1A9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086BDF7B">
      <w:r>
        <w:rPr>
          <w:rFonts w:hint="eastAsia"/>
        </w:rPr>
        <w:tab/>
      </w:r>
      <w:r>
        <w:rPr>
          <w:rFonts w:hint="eastAsia"/>
        </w:rPr>
        <w:t>&lt;xs:element name="WorkingCapitalGroup"&gt;</w:t>
      </w:r>
    </w:p>
    <w:p w14:paraId="50454C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D14FD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&lt;xs:documentation&gt;流动资金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6CADD2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B6146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4EC26D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59DAB1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ref="WorkingCapitalGroup" minOccurs="0" maxOccurs="unbounded"/&gt;</w:t>
      </w:r>
    </w:p>
    <w:p w14:paraId="441577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ref="WorkingCapitalItem" minOccurs="0" maxOccurs="unbounded"/&gt;</w:t>
      </w:r>
    </w:p>
    <w:p w14:paraId="3AD163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07EC3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0A0462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CABE3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20451B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90AB1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D224B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14317E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C2CB8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4D6115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A38F9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BDAA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3D19F7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B2C28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259CD6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8C27D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C9820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6D64FC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8A5B7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DD8B0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360CB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897D2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042C8A9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4590CB0B">
      <w:r>
        <w:rPr>
          <w:rFonts w:hint="eastAsia"/>
        </w:rPr>
        <w:tab/>
      </w:r>
      <w:r>
        <w:rPr>
          <w:rFonts w:hint="eastAsia"/>
        </w:rPr>
        <w:t>&lt;xs:element name="WorkingCapitalItem"&gt;</w:t>
      </w:r>
    </w:p>
    <w:p w14:paraId="2CB291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BB837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&lt;xs:documentation&gt;流动资金明细&lt;/xs:documentation&gt;</w:t>
      </w:r>
    </w:p>
    <w:p w14:paraId="14B853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40BE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507B49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503FFF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5A8BA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5CA13C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26CA68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AFEE3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5FBEE5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9D94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65202D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2689A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80FB6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7E1D78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77C47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032514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57B75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1EEA1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387016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ADB26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&lt;xs:documentation&gt;合价（元）&lt;/xs:documentation&gt;</w:t>
      </w:r>
    </w:p>
    <w:p w14:paraId="33EF483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1D122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A3469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5B69C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26F75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43CCD6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DBE23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B82F5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416E542E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70C6D6C">
      <w:r>
        <w:rPr>
          <w:rFonts w:hint="eastAsia"/>
        </w:rPr>
        <w:tab/>
      </w:r>
      <w:r>
        <w:rPr>
          <w:rFonts w:hint="eastAsia"/>
        </w:rPr>
        <w:t>&lt;xs:element name="SectionalWorks"&gt;</w:t>
      </w:r>
    </w:p>
    <w:p w14:paraId="1D45D8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12C03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&lt;xs:documentation&gt;单项工程&lt;/xs:documentation&gt;</w:t>
      </w:r>
    </w:p>
    <w:p w14:paraId="5F6D4D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D5B69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1C8F5B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maxOccurs="unbounded"&gt;</w:t>
      </w:r>
    </w:p>
    <w:p w14:paraId="351C4503">
      <w:pPr>
        <w:ind w:firstLine="1680" w:firstLineChars="800"/>
      </w:pPr>
      <w:r>
        <w:rPr>
          <w:rFonts w:hint="eastAsia"/>
        </w:rPr>
        <w:t>&lt;xs:element ref="AttrInfo" minOccurs="0" maxOccurs="unbounded"/&gt;</w:t>
      </w:r>
      <w:r>
        <w:rPr>
          <w:rFonts w:hint="eastAsia"/>
        </w:rPr>
        <w:tab/>
      </w:r>
    </w:p>
    <w:p w14:paraId="4B862D98">
      <w:pPr>
        <w:ind w:firstLine="1680" w:firstLineChars="800"/>
      </w:pPr>
      <w:r>
        <w:rPr>
          <w:rFonts w:hint="eastAsia"/>
        </w:rPr>
        <w:t>&lt;xs:element ref="SummaryOfCost"/&gt;</w:t>
      </w:r>
    </w:p>
    <w:p w14:paraId="27A3649A">
      <w:pPr>
        <w:ind w:firstLine="1680" w:firstLineChars="800"/>
      </w:pPr>
      <w:r>
        <w:rPr>
          <w:rFonts w:hint="eastAsia"/>
        </w:rPr>
        <w:t>&lt;xs:element ref="SectionalWorks" minOccurs="0" maxOccurs="unbounded"/&gt;</w:t>
      </w:r>
    </w:p>
    <w:p w14:paraId="2A80E0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ref="UnitWorks" maxOccurs="unbounded"/&gt;</w:t>
      </w:r>
    </w:p>
    <w:p w14:paraId="5DB222F1">
      <w:pPr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ref="OtherCost" minOccurs="0" maxOccurs="unbounded"/&gt;</w:t>
      </w:r>
    </w:p>
    <w:p w14:paraId="5E87283D">
      <w:pPr>
        <w:ind w:firstLine="1680" w:firstLineChars="800"/>
      </w:pPr>
      <w:r>
        <w:rPr>
          <w:rFonts w:hint="eastAsia"/>
        </w:rPr>
        <w:t>&lt;xs:element ref="LabourMaterialsEquipmentsMachinesSummary" minOccurs="0" maxOccurs="unbounded"/&gt;</w:t>
      </w:r>
    </w:p>
    <w:p w14:paraId="67A377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6A2B84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1C9C05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36B08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&lt;xs:documentation&gt;工程编号&lt;/xs:documentation&gt;</w:t>
      </w:r>
    </w:p>
    <w:p w14:paraId="70FACB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7E86FC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AE4D0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672D10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7A48D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&lt;xs:documentation&gt;工程名称&lt;/xs:documentation&gt;</w:t>
      </w:r>
    </w:p>
    <w:p w14:paraId="7ADC2D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AF41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91ABF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name="Segment" type="xs:string"&gt;</w:t>
      </w:r>
    </w:p>
    <w:p w14:paraId="40FC92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90ADF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&lt;xs:documentation&gt;标段名称&lt;/xs:documentation&gt;</w:t>
      </w:r>
    </w:p>
    <w:p w14:paraId="7A017F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666BB3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C997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D26F3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386AD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37D674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1F9831">
      <w:pPr>
        <w:ind w:firstLine="1260" w:firstLineChars="600"/>
      </w:pPr>
      <w:r>
        <w:rPr>
          <w:rFonts w:hint="eastAsia"/>
        </w:rPr>
        <w:t>&lt;/xs:attribute&gt;</w:t>
      </w:r>
    </w:p>
    <w:p w14:paraId="3BC37C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name="Scale" type="xs:double" use="required"&gt;</w:t>
      </w:r>
    </w:p>
    <w:p w14:paraId="313DF0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31D6C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&lt;xs:documentation&gt;建设规模&lt;/xs:documentation&gt;</w:t>
      </w:r>
    </w:p>
    <w:p w14:paraId="5427E0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BA9F235">
      <w:pPr>
        <w:ind w:firstLine="1260" w:firstLineChars="600"/>
      </w:pPr>
      <w:r>
        <w:rPr>
          <w:rFonts w:hint="eastAsia"/>
        </w:rPr>
        <w:t>&lt;/xs:attribute&gt;</w:t>
      </w:r>
    </w:p>
    <w:p w14:paraId="76DBCD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name="ScaleUnit" type="xs:string" use="required"&gt;</w:t>
      </w:r>
    </w:p>
    <w:p w14:paraId="340F05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B668D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&lt;xs:documentation&gt;建设规模计量单位&lt;/xs:documentation&gt;</w:t>
      </w:r>
    </w:p>
    <w:p w14:paraId="48D31F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5A6ED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C278E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name="Ratios" type="xs:double"&gt;</w:t>
      </w:r>
    </w:p>
    <w:p w14:paraId="1F5DC6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1402E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&lt;xs:documentation&gt;占整个项目费用比率(%)&lt;/xs:documentation&gt;</w:t>
      </w:r>
    </w:p>
    <w:p w14:paraId="405F7F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1A05D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133F6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643DF5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F3AEB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725D956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33E54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94149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9DECB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CB528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30673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CFEDD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F82AC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2546F6BF">
      <w:pPr>
        <w:ind w:firstLine="420" w:firstLineChars="200"/>
      </w:pPr>
      <w:r>
        <w:rPr>
          <w:rFonts w:hint="eastAsia"/>
        </w:rPr>
        <w:t>&lt;/xs:element&gt;</w:t>
      </w:r>
    </w:p>
    <w:p w14:paraId="75988369">
      <w:r>
        <w:rPr>
          <w:rFonts w:hint="eastAsia"/>
        </w:rPr>
        <w:tab/>
      </w:r>
      <w:r>
        <w:rPr>
          <w:rFonts w:hint="eastAsia"/>
        </w:rPr>
        <w:t>&lt;xs:element name="UnitWorks"&gt;</w:t>
      </w:r>
    </w:p>
    <w:p w14:paraId="4AEE035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5C98D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&lt;xs:documentation&gt;单位工程&lt;/xs:documentation&gt;</w:t>
      </w:r>
    </w:p>
    <w:p w14:paraId="2523C8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FC6F9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E1DBE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57AD1B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ref="AttrInfo" minOccurs="0" maxOccurs="unbounded"/&gt;</w:t>
      </w:r>
    </w:p>
    <w:p w14:paraId="5F08CC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ref="AddiInfo" minOccurs="0"/&gt;</w:t>
      </w:r>
    </w:p>
    <w:p w14:paraId="1210EF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ref="UnitWorksSummary"/&gt;</w:t>
      </w:r>
    </w:p>
    <w:p w14:paraId="59FEDC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ref="DivisionalAndElementalWorks"/&gt;</w:t>
      </w:r>
    </w:p>
    <w:p w14:paraId="7DAA5E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ref="LabourMaterialsEquipmentsMachinesSummary" minOccurs="0" maxOccurs="unbounded"/&gt;</w:t>
      </w:r>
    </w:p>
    <w:p w14:paraId="69D4A3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36A6A1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7FC7F7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35397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&lt;xs:documentation&gt;工程编号&lt;/xs:documentation&gt;</w:t>
      </w:r>
    </w:p>
    <w:p w14:paraId="4F6B12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B0F47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2A553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0FF07D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75B2D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&lt;xs:documentation&gt;工程名称&lt;/xs:documentation&gt;</w:t>
      </w:r>
    </w:p>
    <w:p w14:paraId="743B83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A5337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3699DA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name="Segment" type="xs:string"&gt;</w:t>
      </w:r>
    </w:p>
    <w:p w14:paraId="3CB62A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56B38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&lt;xs:documentation&gt;标段名称&lt;/xs:documentation&gt;</w:t>
      </w:r>
    </w:p>
    <w:p w14:paraId="288510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313F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B7D9B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name="ValuationMethod" type="xs:integer" use="required"&gt;</w:t>
      </w:r>
    </w:p>
    <w:p w14:paraId="021B5F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6633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&lt;xs:documentation&gt;计价类别&lt;/xs:documentation&gt;</w:t>
      </w:r>
    </w:p>
    <w:p w14:paraId="13E41C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1C4F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865F3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name="TaxModel" type="xs:integer" use="required"&gt;</w:t>
      </w:r>
    </w:p>
    <w:p w14:paraId="0DD877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29BFF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&lt;xs:documentation&gt;计税模式&lt;/xs:documentation&gt;</w:t>
      </w:r>
    </w:p>
    <w:p w14:paraId="3FAB96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CA31A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D456ED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348265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133B3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0BC4D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81F0D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69722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name="Specialty" type="xs:string" use="required"&gt;</w:t>
      </w:r>
    </w:p>
    <w:p w14:paraId="4DC243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E675D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&lt;xs:documentation&gt;专业类别&lt;/xs:documentation&gt;</w:t>
      </w:r>
    </w:p>
    <w:p w14:paraId="23AA8E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72709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1C0A23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name="Purposes" type="xs:string"&gt;</w:t>
      </w:r>
    </w:p>
    <w:p w14:paraId="08D96C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22AAA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&lt;xs:documentation&gt;工程用途&lt;/xs:documentation&gt;</w:t>
      </w:r>
    </w:p>
    <w:p w14:paraId="11AB71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51EAD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C6B3D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name="Scale" type="xs:double"&gt;</w:t>
      </w:r>
    </w:p>
    <w:p w14:paraId="5214C6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5B0BF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&lt;xs:documentation&gt;建设规模&lt;/xs:documentation&gt;</w:t>
      </w:r>
    </w:p>
    <w:p w14:paraId="50D5C8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6E78F62">
      <w:pPr>
        <w:ind w:firstLine="1260" w:firstLineChars="600"/>
      </w:pPr>
      <w:r>
        <w:rPr>
          <w:rFonts w:hint="eastAsia"/>
        </w:rPr>
        <w:t>&lt;/xs:attribute&gt;</w:t>
      </w:r>
    </w:p>
    <w:p w14:paraId="723DD6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name="ScaleUnit" type="xs:string"&gt;</w:t>
      </w:r>
    </w:p>
    <w:p w14:paraId="621F41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B7B33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&lt;xs:documentation&gt;建设规模计量单位&lt;/xs:documentation&gt;</w:t>
      </w:r>
    </w:p>
    <w:p w14:paraId="7B72400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C94A0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2A637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name="BillDataBase" type="xs:string" use="required"&gt;</w:t>
      </w:r>
    </w:p>
    <w:p w14:paraId="104929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1374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&lt;xs:documentation&gt;清单规则库名称&lt;/xs:documentation&gt;</w:t>
      </w:r>
    </w:p>
    <w:p w14:paraId="67642C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921E4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B50E2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name="ResInfoPricingFile" type="xs:string" use="required"&gt;</w:t>
      </w:r>
    </w:p>
    <w:p w14:paraId="36DE3F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936EF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&lt;xs:documentation&gt;人工材料设备价格文件名称&lt;/xs:documentation&gt;</w:t>
      </w:r>
    </w:p>
    <w:p w14:paraId="014B20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27712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A3935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name="MaterialPriceDate" type="xs:date" use="required"&gt;</w:t>
      </w:r>
    </w:p>
    <w:p w14:paraId="1E8642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D300B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&lt;xs:documentation&gt;材料价格时间&lt;/xs:documentation&gt;</w:t>
      </w:r>
    </w:p>
    <w:p w14:paraId="02DD35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7316B9C">
      <w:pPr>
        <w:ind w:firstLine="1260" w:firstLineChars="600"/>
      </w:pPr>
      <w:r>
        <w:rPr>
          <w:rFonts w:hint="eastAsia"/>
        </w:rPr>
        <w:t>&lt;/xs:attribute&gt;</w:t>
      </w:r>
    </w:p>
    <w:p w14:paraId="65A189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5F3BDD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574AE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15212B0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72CBDEF">
      <w:pPr>
        <w:ind w:firstLine="1260" w:firstLineChars="600"/>
      </w:pPr>
      <w:r>
        <w:rPr>
          <w:rFonts w:hint="eastAsia"/>
        </w:rPr>
        <w:t>&lt;/xs:attribute&gt;</w:t>
      </w:r>
    </w:p>
    <w:p w14:paraId="5DEC15E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name="Explains" type="xs:string"&gt;</w:t>
      </w:r>
    </w:p>
    <w:p w14:paraId="05C3F0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64AA3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&lt;xs:documentation&gt;编制（填报）说明&lt;/xs:documentation&gt;</w:t>
      </w:r>
    </w:p>
    <w:p w14:paraId="40EBB5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CB6CBF9">
      <w:pPr>
        <w:ind w:firstLine="1260" w:firstLineChars="600"/>
      </w:pPr>
      <w:r>
        <w:rPr>
          <w:rFonts w:hint="eastAsia"/>
        </w:rPr>
        <w:t>&lt;/xs:attribute&gt;</w:t>
      </w:r>
    </w:p>
    <w:p w14:paraId="34C979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3FB45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A3620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1C7569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11748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CB135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D225F69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330EC5F6">
      <w:r>
        <w:rPr>
          <w:rFonts w:hint="eastAsia"/>
        </w:rPr>
        <w:tab/>
      </w:r>
      <w:r>
        <w:rPr>
          <w:rFonts w:hint="eastAsia"/>
        </w:rPr>
        <w:t>&lt;xs:element name="UnitWorksSummary"&gt;</w:t>
      </w:r>
    </w:p>
    <w:p w14:paraId="60FF3A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4BDC6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单位工程费用组成</w:t>
      </w:r>
      <w:r>
        <w:rPr>
          <w:rFonts w:hint="eastAsia"/>
        </w:rPr>
        <w:t>&lt;/xs:documentation&gt;</w:t>
      </w:r>
    </w:p>
    <w:p w14:paraId="2A5F27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6EE89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22B0F6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77EE9B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ref="UnitWorksSummaryGroup" minOccurs="0" maxOccurs="unbounded"/&gt;</w:t>
      </w:r>
    </w:p>
    <w:p w14:paraId="33F8E5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ref="UnitWorksSummaryItem" minOccurs="0" maxOccurs="unbounded"/&gt;</w:t>
      </w:r>
    </w:p>
    <w:p w14:paraId="060E05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3C9111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7868EFFF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6DFE2721">
      <w:r>
        <w:rPr>
          <w:rFonts w:hint="eastAsia"/>
        </w:rPr>
        <w:tab/>
      </w:r>
      <w:r>
        <w:rPr>
          <w:rFonts w:hint="eastAsia"/>
        </w:rPr>
        <w:t>&lt;xs:element name="UnitWorksSummaryGroup"&gt;</w:t>
      </w:r>
    </w:p>
    <w:p w14:paraId="4A34A9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88B35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单位工程费用组成</w:t>
      </w:r>
      <w:r>
        <w:rPr>
          <w:rFonts w:hint="eastAsia"/>
          <w:lang w:val="en-US" w:eastAsia="zh-CN"/>
        </w:rPr>
        <w:t>汇总</w:t>
      </w:r>
      <w:r>
        <w:rPr>
          <w:rFonts w:hint="eastAsia"/>
        </w:rPr>
        <w:t>&lt;/xs:documentation&gt;</w:t>
      </w:r>
    </w:p>
    <w:p w14:paraId="33D89F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F6EA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2EE699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2958AC3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ref="UnitWorksSummaryGroup" minOccurs="0" maxOccurs="unbounded"/&gt;</w:t>
      </w:r>
    </w:p>
    <w:p w14:paraId="48B05C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ref="UnitWorksSummaryItem" minOccurs="0" maxOccurs="unbounded"/&gt;</w:t>
      </w:r>
    </w:p>
    <w:p w14:paraId="6B5434E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7C956F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4D85BA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3455B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313F75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AA571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7F18A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393059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EC998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6BAA771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ABBD1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761B7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0D92C9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5B00B7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1FA489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DF44E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DAD6D1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0310F0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B9BF7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5762F1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41F2F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525F2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409693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E75F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682232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20583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76AD2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3590D4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5AA0A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30D074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0C48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F64C0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85D0C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B582D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1E03C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6E31B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4C47A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70160A3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30557FBE">
      <w:r>
        <w:rPr>
          <w:rFonts w:hint="eastAsia"/>
        </w:rPr>
        <w:tab/>
      </w:r>
      <w:r>
        <w:rPr>
          <w:rFonts w:hint="eastAsia"/>
        </w:rPr>
        <w:t>&lt;xs:element name="UnitWorksSummaryItem"&gt;</w:t>
      </w:r>
    </w:p>
    <w:p w14:paraId="446D84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7BE9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单位工程费用组成</w:t>
      </w:r>
      <w:r>
        <w:rPr>
          <w:rFonts w:hint="eastAsia"/>
        </w:rPr>
        <w:t>明细&lt;/xs:documentation&gt;</w:t>
      </w:r>
    </w:p>
    <w:p w14:paraId="1142E8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4677B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4FD584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17D1CD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E58EA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&lt;xs:documentation&gt;费用名称&lt;/xs:documentation&gt;</w:t>
      </w:r>
    </w:p>
    <w:p w14:paraId="480AE8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BA809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C2293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62ED6E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A3A65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15C536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0223E2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875632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695704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A91E3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751F766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411EB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7E0EC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677CB19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605EA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7F25F8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60F99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9C23C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 use="required"&gt;</w:t>
      </w:r>
    </w:p>
    <w:p w14:paraId="56E9AF6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1194B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743C38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355ADA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4DBCB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0B2D5E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ACBB6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74E278E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91DD0B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E7BE5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C76F3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40C3F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6E9D18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E4880C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4452A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AFAC525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EAEAB50">
      <w:r>
        <w:rPr>
          <w:rFonts w:hint="eastAsia"/>
        </w:rPr>
        <w:tab/>
      </w:r>
      <w:r>
        <w:rPr>
          <w:rFonts w:hint="eastAsia"/>
        </w:rPr>
        <w:t>&lt;xs:element name="DivisionalAndElementalWorks"&gt;</w:t>
      </w:r>
    </w:p>
    <w:p w14:paraId="61615A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9744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&lt;xs:documentation&gt;分部分项工程&lt;/xs:documentation&gt;</w:t>
      </w:r>
    </w:p>
    <w:p w14:paraId="10A102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4B347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DAA49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maxOccurs="unbounded"&gt;</w:t>
      </w:r>
    </w:p>
    <w:p w14:paraId="51ED2B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ref="SummaryOfBasicCost"/&gt;</w:t>
      </w:r>
    </w:p>
    <w:p w14:paraId="5ED18C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ref="DivisionalWorks" minOccurs="0" maxOccurs="unbounded"/&gt;</w:t>
      </w:r>
    </w:p>
    <w:p w14:paraId="04DADD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&lt;xs:choice minOccurs="0"&gt;</w:t>
      </w:r>
    </w:p>
    <w:p w14:paraId="53C016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ref="WorkElement" minOccurs="0" maxOccurs="unbounded"/&gt;</w:t>
      </w:r>
    </w:p>
    <w:p w14:paraId="111551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&lt;/xs:choice&gt;</w:t>
      </w:r>
    </w:p>
    <w:p w14:paraId="43094E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7D8CF0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E15106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4CEDDD45">
      <w:r>
        <w:rPr>
          <w:rFonts w:hint="eastAsia"/>
        </w:rPr>
        <w:tab/>
      </w:r>
      <w:r>
        <w:rPr>
          <w:rFonts w:hint="eastAsia"/>
        </w:rPr>
        <w:t>&lt;xs:element name="SummaryOfBasicCost"&gt;</w:t>
      </w:r>
    </w:p>
    <w:p w14:paraId="414EFC7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6C1A4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&lt;xs:documentation&gt;合计费用&lt;/xs:documentation&gt;</w:t>
      </w:r>
    </w:p>
    <w:p w14:paraId="45CDC8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3F546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F1C29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396E56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ref="AddiCost" minOccurs="0" maxOccurs="unbounded"/&gt;</w:t>
      </w:r>
    </w:p>
    <w:p w14:paraId="03B1B9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7A2978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name="Labor" type="xs:double"&gt;</w:t>
      </w:r>
    </w:p>
    <w:p w14:paraId="690581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521AD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&lt;xs:documentation&gt;人工费&lt;/xs:documentation&gt;</w:t>
      </w:r>
    </w:p>
    <w:p w14:paraId="06A499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693A9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63F7B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name="Material" type="xs:double"&gt;</w:t>
      </w:r>
    </w:p>
    <w:p w14:paraId="4D73C4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2E8F3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&lt;xs:documentation&gt;材料费&lt;/xs:documentation&gt;</w:t>
      </w:r>
    </w:p>
    <w:p w14:paraId="4BF6AE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CE382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BBEC5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name="MainMaterialEquipment" type="xs:double"&gt;</w:t>
      </w:r>
    </w:p>
    <w:p w14:paraId="30118E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7B762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&lt;xs:documentation&gt;主材设备费&lt;/xs:documentation&gt;</w:t>
      </w:r>
    </w:p>
    <w:p w14:paraId="4D7175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9CA471B">
      <w:pPr>
        <w:ind w:firstLine="1260" w:firstLineChars="600"/>
      </w:pPr>
      <w:r>
        <w:rPr>
          <w:rFonts w:hint="eastAsia"/>
        </w:rPr>
        <w:t>&lt;/xs:attribute&gt;</w:t>
      </w:r>
    </w:p>
    <w:p w14:paraId="48E98D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name="MainMaterial" type="xs:double"&gt;</w:t>
      </w:r>
    </w:p>
    <w:p w14:paraId="1265C1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C21D9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&lt;xs:documentation&gt;主材费&lt;/xs:documentation&gt;</w:t>
      </w:r>
    </w:p>
    <w:p w14:paraId="6CF46A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F8592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22871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name="Equipment" type="xs:double"&gt;</w:t>
      </w:r>
    </w:p>
    <w:p w14:paraId="42F9C5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02C00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&lt;xs:documentation&gt;设备费&lt;/xs:documentation&gt;</w:t>
      </w:r>
    </w:p>
    <w:p w14:paraId="582615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6E5E9CA">
      <w:pPr>
        <w:ind w:firstLine="1260" w:firstLineChars="600"/>
      </w:pPr>
      <w:r>
        <w:rPr>
          <w:rFonts w:hint="eastAsia"/>
        </w:rPr>
        <w:t>&lt;/xs:attribute&gt;</w:t>
      </w:r>
    </w:p>
    <w:p w14:paraId="4BB19F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name="Machine" type="xs:double"&gt;</w:t>
      </w:r>
    </w:p>
    <w:p w14:paraId="4F2D4A2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350EA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&lt;xs:documentation&gt;施工机具使用费&lt;/xs:documentation&gt;</w:t>
      </w:r>
    </w:p>
    <w:p w14:paraId="39A444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CADFE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1AE2C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name="Overhead" type="xs:double"&gt;</w:t>
      </w:r>
    </w:p>
    <w:p w14:paraId="02BB494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1B0A7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&lt;xs:documentation&gt;管理费&lt;/xs:documentation&gt;</w:t>
      </w:r>
    </w:p>
    <w:p w14:paraId="1D0C88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16EA4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67732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name="RiskRate" type="xs:double"&gt;</w:t>
      </w:r>
    </w:p>
    <w:p w14:paraId="628B14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80490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&lt;xs:documentation&gt;风险费&lt;/xs:documentation&gt;</w:t>
      </w:r>
    </w:p>
    <w:p w14:paraId="332A96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49C13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07D54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name="Profit" type="xs:double"&gt;</w:t>
      </w:r>
    </w:p>
    <w:p w14:paraId="5010C4F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F627D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&lt;xs:documentation&gt;利润&lt;/xs:documentation&gt;</w:t>
      </w:r>
    </w:p>
    <w:p w14:paraId="2AF20E0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38BDD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264C5B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name="Appraisal" type="xs:double"&gt;</w:t>
      </w:r>
    </w:p>
    <w:p w14:paraId="63602B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9373D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&lt;xs:documentation&gt;暂估价&lt;/xs:documentation&gt;</w:t>
      </w:r>
    </w:p>
    <w:p w14:paraId="1B2EDE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E96C9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FCEBA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53CD17AD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EC9A3F3">
      <w:r>
        <w:rPr>
          <w:rFonts w:hint="eastAsia"/>
        </w:rPr>
        <w:tab/>
      </w:r>
      <w:r>
        <w:rPr>
          <w:rFonts w:hint="eastAsia"/>
        </w:rPr>
        <w:t>&lt;xs:element name="DivisionalWorks"&gt;</w:t>
      </w:r>
    </w:p>
    <w:p w14:paraId="485876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14C05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&lt;xs:documentation&gt;分部工程&lt;/xs:documentation&gt;</w:t>
      </w:r>
    </w:p>
    <w:p w14:paraId="3436E5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79DC6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2ECB4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maxOccurs="unbounded"&gt;</w:t>
      </w:r>
    </w:p>
    <w:p w14:paraId="6AC9B7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ref="SummaryOfBasicCost"/&gt;</w:t>
      </w:r>
    </w:p>
    <w:p w14:paraId="5AE1D3C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ref="DivisionalWorks" minOccurs="0" maxOccurs="unbounded"/&gt;</w:t>
      </w:r>
    </w:p>
    <w:p w14:paraId="243C0EE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&lt;xs:choice minOccurs="0"&gt;</w:t>
      </w:r>
    </w:p>
    <w:p w14:paraId="00A091F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ref="WorkElement" minOccurs="0" maxOccurs="unbounded"/&gt;</w:t>
      </w:r>
    </w:p>
    <w:p w14:paraId="765EB2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&lt;/xs:choice&gt;</w:t>
      </w:r>
    </w:p>
    <w:p w14:paraId="4D741F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4C8745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2219FF6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B8110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&lt;xs:documentation&gt;编码&lt;/xs:documentation&gt;</w:t>
      </w:r>
    </w:p>
    <w:p w14:paraId="78C684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E7474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D164A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129A72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D1A7D1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&lt;xs:documentation&gt;名称&lt;/xs:documentation&gt;</w:t>
      </w:r>
    </w:p>
    <w:p w14:paraId="719A08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EAD01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1F14A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name="Attr" type="xs:string"&gt;</w:t>
      </w:r>
    </w:p>
    <w:p w14:paraId="7AE3A1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EC1C8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&lt;xs:documentation&gt;特征&lt;/xs:documentation&gt;</w:t>
      </w:r>
    </w:p>
    <w:p w14:paraId="773886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77527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B6855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5ECD73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D1CDDA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&lt;xs:documentation&gt;单位&lt;/xs:documentation&gt;</w:t>
      </w:r>
    </w:p>
    <w:p w14:paraId="7AB41F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DCF09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7F72D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type="xs:double"&gt;</w:t>
      </w:r>
    </w:p>
    <w:p w14:paraId="279CA9C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4DB44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3D9D67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9B0FB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821DE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616FE0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1FEA8E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&lt;xs:documentation&gt;金额（元）&lt;/xs:documentation&gt;</w:t>
      </w:r>
    </w:p>
    <w:p w14:paraId="0FA523B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C434C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3B125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6799D5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EBFBF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0694C8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DD0A35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447AB4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name="CostCondition" type="xs:string"&gt;</w:t>
      </w:r>
    </w:p>
    <w:p w14:paraId="11CEDB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FDBC5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&lt;xs:documentation&gt;取费条件&lt;/xs:documentation&gt;</w:t>
      </w:r>
    </w:p>
    <w:p w14:paraId="4235EF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4CCF9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7B245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21BF65B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4FF0D7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3B47C4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38C54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4F82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05CEF51A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1BE85FEF">
      <w:r>
        <w:rPr>
          <w:rFonts w:hint="eastAsia"/>
        </w:rPr>
        <w:tab/>
      </w:r>
      <w:r>
        <w:rPr>
          <w:rFonts w:hint="eastAsia"/>
        </w:rPr>
        <w:t>&lt;xs:element name="WorkElement"&gt;</w:t>
      </w:r>
    </w:p>
    <w:p w14:paraId="251C6A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B9378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&lt;xs:documentation&gt;清单项目&lt;/xs:documentation&gt;</w:t>
      </w:r>
    </w:p>
    <w:p w14:paraId="09AC83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6D3EF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31893F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&lt;xs:sequence&gt;</w:t>
      </w:r>
    </w:p>
    <w:p w14:paraId="173559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ref="SummaryOfBasicCost"/&gt;</w:t>
      </w:r>
    </w:p>
    <w:p w14:paraId="267D437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ref="ExpressElement" minOccurs="0" maxOccurs="unbounded"/&gt;</w:t>
      </w:r>
    </w:p>
    <w:p w14:paraId="187DA03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ref="WorkContent" minOccurs="0" maxOccurs="unbounded"/&gt;</w:t>
      </w:r>
    </w:p>
    <w:p w14:paraId="7BC994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ref="PriceAnalysis" minOccurs="0"/&gt;</w:t>
      </w:r>
    </w:p>
    <w:p w14:paraId="6B24FC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7A568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name="Number" type="xs:string" use="required"&gt;</w:t>
      </w:r>
    </w:p>
    <w:p w14:paraId="06CE40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D4C7B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&lt;xs:documentation&gt;项目编码&lt;/xs:documentation&gt;</w:t>
      </w:r>
    </w:p>
    <w:p w14:paraId="28A217D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5FF004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EB97D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6B49999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27DD7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&lt;xs:documentation&gt;项目名称&lt;/xs:documentation&gt;</w:t>
      </w:r>
    </w:p>
    <w:p w14:paraId="538B3B5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1AF39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2EC13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name="Attr" type="xs:string" use="required"&gt;</w:t>
      </w:r>
    </w:p>
    <w:p w14:paraId="4ECFB4D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C14A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&lt;xs:documentation&gt;项目特征&lt;/xs:documentation&gt;</w:t>
      </w:r>
    </w:p>
    <w:p w14:paraId="7AE161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B9AD5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7D0A32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name="WorkContent" type="xs:string"&gt;</w:t>
      </w:r>
    </w:p>
    <w:p w14:paraId="34DF6B2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2B174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&lt;xs:documentation&gt;工作内容&lt;/xs:documentation&gt;</w:t>
      </w:r>
    </w:p>
    <w:p w14:paraId="41E2AC8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5F116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EC614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 use="required"&gt;</w:t>
      </w:r>
    </w:p>
    <w:p w14:paraId="50E8C7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7B9503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&lt;xs:documentation&gt;计量单位&lt;/xs:documentation&gt;</w:t>
      </w:r>
    </w:p>
    <w:p w14:paraId="71E9617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746CEF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1EC53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 use="required"&gt;</w:t>
      </w:r>
    </w:p>
    <w:p w14:paraId="78C7D3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B0BC7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45D0BF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43C59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67B0E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name="QtyFormula" type="xs:string"&gt;</w:t>
      </w:r>
    </w:p>
    <w:p w14:paraId="44F72F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64D4B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</w:t>
      </w:r>
      <w:r>
        <w:rPr>
          <w:rFonts w:hint="eastAsia"/>
          <w:lang w:eastAsia="zh-CN"/>
        </w:rPr>
        <w:t>计算基础</w:t>
      </w:r>
      <w:r>
        <w:rPr>
          <w:rFonts w:hint="eastAsia"/>
        </w:rPr>
        <w:t>&lt;/xs:documentation&gt;</w:t>
      </w:r>
    </w:p>
    <w:p w14:paraId="57AEA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7CD2A2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13AEA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name="OriginalPrice" type="xs:double"&gt;</w:t>
      </w:r>
    </w:p>
    <w:p w14:paraId="2727BF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1E578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&lt;xs:documentation&gt;调整前单价（元）&lt;/xs:documentation&gt;</w:t>
      </w:r>
    </w:p>
    <w:p w14:paraId="6E1B6F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F4DA09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4E176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name="Price" type="xs:double"&gt;</w:t>
      </w:r>
    </w:p>
    <w:p w14:paraId="5D8F5D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868C78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&lt;xs:documentation&gt;单价（元）&lt;/xs:documentation&gt;</w:t>
      </w:r>
    </w:p>
    <w:p w14:paraId="2072B7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83BEF5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D36C00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name="PriceHigh" type="xs:double"&gt;</w:t>
      </w:r>
    </w:p>
    <w:p w14:paraId="281D59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E6CEC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&lt;xs:documentation&gt;最高限价（元）&lt;/xs:documentation&gt;</w:t>
      </w:r>
    </w:p>
    <w:p w14:paraId="1224CC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F5B0D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E36AAD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name="OriginalRate" type="xs:double"&gt;</w:t>
      </w:r>
    </w:p>
    <w:p w14:paraId="1AA359B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9C475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&lt;xs:documentation&gt;调整前费率(%)&lt;/xs:documentation&gt;</w:t>
      </w:r>
    </w:p>
    <w:p w14:paraId="2A870F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E72B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2B510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name="Rate" type="xs:double"&gt;</w:t>
      </w:r>
    </w:p>
    <w:p w14:paraId="75783C0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35BE55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&lt;xs:documentation&gt;费率(%)&lt;/xs:documentation&gt;</w:t>
      </w:r>
    </w:p>
    <w:p w14:paraId="1294C9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688C3B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A13B9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name="OriginalTotal" type="xs:double"&gt;</w:t>
      </w:r>
    </w:p>
    <w:p w14:paraId="0D112A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F55FF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&lt;xs:documentation&gt;调整前合价（元）&lt;/xs:documentation&gt;</w:t>
      </w:r>
    </w:p>
    <w:p w14:paraId="48C139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97AF4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13AC36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name="Total" type="xs:double"&gt;</w:t>
      </w:r>
    </w:p>
    <w:p w14:paraId="56BBCC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D43D1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&lt;xs:documentation&gt;合价（元）&lt;/xs:documentation&gt;</w:t>
      </w:r>
    </w:p>
    <w:p w14:paraId="66897C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0CF9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F8ACFE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name="Major" type="xs:boolean"&gt;</w:t>
      </w:r>
    </w:p>
    <w:p w14:paraId="5CCD49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ADD95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&lt;xs:documentation&gt;主要清单&lt;/xs:documentation&gt;</w:t>
      </w:r>
    </w:p>
    <w:p w14:paraId="612F03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ABD60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6B9620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name="CalcType" type="xs:integer" use="required"&gt;</w:t>
      </w:r>
    </w:p>
    <w:p w14:paraId="398C33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3C36C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&lt;xs:documentation&gt;计算方式&lt;/xs:documentation&gt;</w:t>
      </w:r>
    </w:p>
    <w:p w14:paraId="53CBB4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1209A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ABFEC4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name="Specialty" type="xs:string"&gt;</w:t>
      </w:r>
    </w:p>
    <w:p w14:paraId="1224A8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9E65D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&lt;xs:documentation&gt;专业类别&lt;/xs:documentation&gt;</w:t>
      </w:r>
    </w:p>
    <w:p w14:paraId="62C943F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D0C541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C2A973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name="WorkElementIdentity" type="xs:string"&gt;</w:t>
      </w:r>
    </w:p>
    <w:p w14:paraId="4F59F3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6EB30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&lt;xs:documentation&gt;清单标识&lt;/xs:documentation&gt;</w:t>
      </w:r>
    </w:p>
    <w:p w14:paraId="1DB1A51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391B0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054D7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name="Code" type="xs:string"&gt;</w:t>
      </w:r>
    </w:p>
    <w:p w14:paraId="4A61A9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49364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&lt;xs:documentation&gt;费用代号&lt;/xs:documentation&gt;</w:t>
      </w:r>
    </w:p>
    <w:p w14:paraId="3AFB75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02D2C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60020C8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62BDCC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8FFD3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1E387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A5C88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18D9D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6A6AD173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89C569C">
      <w:r>
        <w:rPr>
          <w:rFonts w:hint="eastAsia"/>
        </w:rPr>
        <w:tab/>
      </w:r>
      <w:r>
        <w:rPr>
          <w:rFonts w:hint="eastAsia"/>
        </w:rPr>
        <w:t>&lt;xs:element name="ExpressElement"&gt;</w:t>
      </w:r>
    </w:p>
    <w:p w14:paraId="2F64702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7A387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&lt;xs:documentation&gt;工程量计算表&lt;/xs:documentation&gt;</w:t>
      </w:r>
    </w:p>
    <w:p w14:paraId="61FB027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70543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0BF2E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name="OrderNumber" type="xs:string" use="required"&gt;</w:t>
      </w:r>
    </w:p>
    <w:p w14:paraId="4BE874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212FA8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&lt;xs:documentation&gt;序号&lt;/xs:documentation&gt;</w:t>
      </w:r>
    </w:p>
    <w:p w14:paraId="0F4F16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AFE8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839FB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name="Express" type="xs:string" use="required"&gt;</w:t>
      </w:r>
    </w:p>
    <w:p w14:paraId="67452BF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2D13B1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&lt;xs:documentation&gt;工程量计算式&lt;/xs:documentation&gt;</w:t>
      </w:r>
    </w:p>
    <w:p w14:paraId="1E5325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D303F1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2301B4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name="Quantity" type="xs:double" use="required"&gt;</w:t>
      </w:r>
    </w:p>
    <w:p w14:paraId="667AE55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D8854D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&lt;xs:documentation&gt;工程量&lt;/xs:documentation&gt;</w:t>
      </w:r>
    </w:p>
    <w:p w14:paraId="0AACBA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DD7CD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A8AD3D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name="Kind" type="xs:integer" use="required"&gt;</w:t>
      </w:r>
    </w:p>
    <w:p w14:paraId="4698E6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528F9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&lt;xs:documentation&gt;汇总类型&lt;/xs:documentation&gt;</w:t>
      </w:r>
    </w:p>
    <w:p w14:paraId="72DAD2B1">
      <w:pPr>
        <w:ind w:left="1260" w:firstLine="420"/>
      </w:pPr>
      <w:r>
        <w:rPr>
          <w:rFonts w:hint="eastAsia"/>
        </w:rPr>
        <w:t>&lt;xs:annotation&gt;</w:t>
      </w:r>
    </w:p>
    <w:p w14:paraId="48987846">
      <w:pPr>
        <w:ind w:firstLine="1260" w:firstLineChars="600"/>
      </w:pPr>
      <w:r>
        <w:rPr>
          <w:rFonts w:hint="eastAsia"/>
        </w:rPr>
        <w:t>&lt;/xs:attribute&gt;</w:t>
      </w:r>
    </w:p>
    <w:p w14:paraId="4C909F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name="Unit" type="xs:string"&gt;</w:t>
      </w:r>
    </w:p>
    <w:p w14:paraId="2CEAD6E3">
      <w:pPr>
        <w:ind w:firstLine="1680" w:firstLineChars="800"/>
      </w:pPr>
      <w:r>
        <w:rPr>
          <w:rFonts w:hint="eastAsia"/>
        </w:rPr>
        <w:t>&lt;/xs:annotation&gt;</w:t>
      </w:r>
    </w:p>
    <w:p w14:paraId="50AA757C">
      <w:pPr>
        <w:ind w:firstLine="2100" w:firstLineChars="1000"/>
      </w:pPr>
      <w:r>
        <w:rPr>
          <w:rFonts w:hint="eastAsia"/>
        </w:rPr>
        <w:t>&lt;xs:documentation&gt;计量单位&lt;/xs:documentation&gt;</w:t>
      </w:r>
    </w:p>
    <w:p w14:paraId="311F635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3AF07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1FCA55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1D311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218BCA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2F0A01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9E8BB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85E4F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4C5A6D6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71F9369A">
      <w:r>
        <w:rPr>
          <w:rFonts w:hint="eastAsia"/>
        </w:rPr>
        <w:tab/>
      </w:r>
      <w:r>
        <w:rPr>
          <w:rFonts w:hint="eastAsia"/>
        </w:rPr>
        <w:t>&lt;xs:element name="WorkContent"&gt;</w:t>
      </w:r>
    </w:p>
    <w:p w14:paraId="42BCE18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C1BA2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&lt;xs:documentation&gt;工作内容&lt;/xs:documentation&gt;</w:t>
      </w:r>
    </w:p>
    <w:p w14:paraId="131859B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2EEBF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75E7027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 maxOccurs="unbounded"&gt;</w:t>
      </w:r>
    </w:p>
    <w:p w14:paraId="266D8C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ref="WorkContent" minOccurs="0" maxOccurs="unbounded"/&gt;</w:t>
      </w:r>
    </w:p>
    <w:p w14:paraId="2A19D69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774B9B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name="Name" type="xs:string" use="required"&gt;</w:t>
      </w:r>
    </w:p>
    <w:p w14:paraId="277A80F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E151D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&lt;xs:documentation&gt;名称&lt;/xs:documentation&gt;</w:t>
      </w:r>
    </w:p>
    <w:p w14:paraId="4034FB4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F0B69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FCDE2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name="Content" type="xs:string"&gt;</w:t>
      </w:r>
    </w:p>
    <w:p w14:paraId="7C18186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006AD8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&lt;xs:documentation&gt;工程内容&lt;/xs:documentation&gt;</w:t>
      </w:r>
    </w:p>
    <w:p w14:paraId="60A144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0ED7D30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425733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name="Remark" type="xs:string"&gt;</w:t>
      </w:r>
    </w:p>
    <w:p w14:paraId="1952329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2A572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&lt;xs:documentation&gt;备注&lt;/xs:documentation&gt;</w:t>
      </w:r>
    </w:p>
    <w:p w14:paraId="0C47624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9F420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171D6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0781AE06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25D3431F">
      <w:r>
        <w:rPr>
          <w:rFonts w:hint="eastAsia"/>
        </w:rPr>
        <w:tab/>
      </w:r>
      <w:r>
        <w:rPr>
          <w:rFonts w:hint="eastAsia"/>
        </w:rPr>
        <w:t>&lt;xs:element name="PriceAnalysis"&gt;</w:t>
      </w:r>
    </w:p>
    <w:p w14:paraId="33D20A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182ADD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&lt;xs:documentation&gt;单价分析&lt;/xs:documentation&gt;</w:t>
      </w:r>
    </w:p>
    <w:p w14:paraId="154CC7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3ADC2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7F1F43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54878A2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ref="OriginalPriceItem" minOccurs="0" maxOccurs="unbounded"/&gt;</w:t>
      </w:r>
    </w:p>
    <w:p w14:paraId="5B31F95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ref="PriceItem" minOccurs="0" maxOccurs="unbounded"/&gt;</w:t>
      </w:r>
    </w:p>
    <w:p w14:paraId="0400B8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ref="LabourMaterialsEquipmentsMachinesElement" minOccurs="0" maxOccurs="unbounded"/&gt;</w:t>
      </w:r>
    </w:p>
    <w:p w14:paraId="68E287A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52CD19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44598FA7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3CCEAE3">
      <w:r>
        <w:rPr>
          <w:rFonts w:hint="eastAsia"/>
        </w:rPr>
        <w:tab/>
      </w:r>
      <w:r>
        <w:rPr>
          <w:rFonts w:hint="eastAsia"/>
        </w:rPr>
        <w:t>&lt;xs:element name="OriginalPriceItem"&gt;</w:t>
      </w:r>
    </w:p>
    <w:p w14:paraId="612CEC0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2CFC5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&lt;xs:documentation&gt;调整前单价明细&lt;/xs:documentation&gt;</w:t>
      </w:r>
    </w:p>
    <w:p w14:paraId="4BD09B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4CA92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073144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7C082E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ref="AddiCost" minOccurs="0" maxOccurs="unbounded"/&gt;</w:t>
      </w:r>
    </w:p>
    <w:p w14:paraId="7B3D0D1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028608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name="Labor" type="xs:double"&gt;</w:t>
      </w:r>
    </w:p>
    <w:p w14:paraId="65CDC80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9BAED7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&lt;xs:documentation&gt;人工费&lt;/xs:documentation&gt;</w:t>
      </w:r>
    </w:p>
    <w:p w14:paraId="7869831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4B9EF2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F915E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name="Material" type="xs:double"&gt;</w:t>
      </w:r>
    </w:p>
    <w:p w14:paraId="1F6ED7F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0816E7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&lt;xs:documentation&gt;材料费&lt;/xs:documentation&gt;</w:t>
      </w:r>
    </w:p>
    <w:p w14:paraId="2607B15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42150D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A5A87F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name="MainMaterialEquipment" type="xs:double"&gt;</w:t>
      </w:r>
    </w:p>
    <w:p w14:paraId="31AA1D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2A156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&lt;xs:documentation&gt;主材设备费&lt;/xs:documentation&gt;</w:t>
      </w:r>
    </w:p>
    <w:p w14:paraId="4590D7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84629C8">
      <w:pPr>
        <w:ind w:firstLine="1260" w:firstLineChars="600"/>
      </w:pPr>
      <w:r>
        <w:rPr>
          <w:rFonts w:hint="eastAsia"/>
        </w:rPr>
        <w:t>&lt;/xs:attribute&gt;</w:t>
      </w:r>
    </w:p>
    <w:p w14:paraId="07946E8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name="MainMaterial" type="xs:double"&gt;</w:t>
      </w:r>
    </w:p>
    <w:p w14:paraId="2559B50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F123F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&lt;xs:documentation&gt;主材费&lt;/xs:documentation&gt;</w:t>
      </w:r>
    </w:p>
    <w:p w14:paraId="60C4C9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AD887C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4E48B8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name="Equipment" type="xs:double"&gt;</w:t>
      </w:r>
    </w:p>
    <w:p w14:paraId="3B2078D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03E30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&lt;xs:documentation&gt;设备费&lt;/xs:documentation&gt;</w:t>
      </w:r>
    </w:p>
    <w:p w14:paraId="384206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04C0A72">
      <w:pPr>
        <w:ind w:firstLine="1260" w:firstLineChars="600"/>
      </w:pPr>
      <w:r>
        <w:rPr>
          <w:rFonts w:hint="eastAsia"/>
        </w:rPr>
        <w:t>&lt;/xs:attribute&gt;</w:t>
      </w:r>
    </w:p>
    <w:p w14:paraId="253702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name="Machine" type="xs:double"&gt;</w:t>
      </w:r>
    </w:p>
    <w:p w14:paraId="66FAC45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D5059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&lt;xs:documentation&gt;施工机具使用费&lt;/xs:documentation&gt;</w:t>
      </w:r>
    </w:p>
    <w:p w14:paraId="590B83A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1A5597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2B84A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name="Overhead" type="xs:double"&gt;</w:t>
      </w:r>
    </w:p>
    <w:p w14:paraId="1B8EAB4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C872E3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&lt;xs:documentation&gt;管理费&lt;/xs:documentation&gt;</w:t>
      </w:r>
    </w:p>
    <w:p w14:paraId="21B9B66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EEC94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DD499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name="RiskRate" type="xs:double"&gt;</w:t>
      </w:r>
    </w:p>
    <w:p w14:paraId="703852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F7AA94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&lt;xs:documentation&gt;风险费&lt;/xs:documentation&gt;</w:t>
      </w:r>
    </w:p>
    <w:p w14:paraId="1B9E2F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0926B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53DDD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name="Profit" type="xs:double"&gt;</w:t>
      </w:r>
    </w:p>
    <w:p w14:paraId="3C4A4A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65371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&lt;xs:documentation&gt;利润&lt;/xs:documentation&gt;</w:t>
      </w:r>
    </w:p>
    <w:p w14:paraId="0EC02B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8D6DB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5B967C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1064F723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4A5C7D62">
      <w:r>
        <w:rPr>
          <w:rFonts w:hint="eastAsia"/>
        </w:rPr>
        <w:tab/>
      </w:r>
      <w:r>
        <w:rPr>
          <w:rFonts w:hint="eastAsia"/>
        </w:rPr>
        <w:t>&lt;xs:element name="PriceItem"&gt;</w:t>
      </w:r>
    </w:p>
    <w:p w14:paraId="19A88AB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C52383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&lt;xs:documentation&gt;单价明细&lt;/xs:documentation&gt;</w:t>
      </w:r>
    </w:p>
    <w:p w14:paraId="1D512CD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859ACC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&lt;xs:complexType&gt;</w:t>
      </w:r>
    </w:p>
    <w:p w14:paraId="65CD1C3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&lt;xs:sequence minOccurs="0"&gt;</w:t>
      </w:r>
    </w:p>
    <w:p w14:paraId="34ED0CC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&lt;xs:element ref="AddiCost" minOccurs="0" maxOccurs="unbounded"/&gt;</w:t>
      </w:r>
    </w:p>
    <w:p w14:paraId="43B845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&lt;/xs:sequence&gt;</w:t>
      </w:r>
    </w:p>
    <w:p w14:paraId="7B1B3D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name="Labor" type="xs:double"&gt;</w:t>
      </w:r>
    </w:p>
    <w:p w14:paraId="14E1EE7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3057A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&lt;xs:documentation&gt;人工费&lt;/xs:documentation&gt;</w:t>
      </w:r>
    </w:p>
    <w:p w14:paraId="31FA905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54904D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26B86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name="Material" type="xs:double"&gt;</w:t>
      </w:r>
    </w:p>
    <w:p w14:paraId="125306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6D68E0E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&lt;xs:documentation&gt;材料费&lt;/xs:documentation&gt;</w:t>
      </w:r>
    </w:p>
    <w:p w14:paraId="6D9CBD7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13AFA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450B98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name="MainMaterialEquipment" type="xs:double"&gt;</w:t>
      </w:r>
    </w:p>
    <w:p w14:paraId="61C9BB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3EFBE8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&lt;xs:documentation&gt;主材设备费&lt;/xs:documentation&gt;</w:t>
      </w:r>
    </w:p>
    <w:p w14:paraId="5929CE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63EB0B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5072DC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name="MainMaterial" type="xs:double"&gt;</w:t>
      </w:r>
    </w:p>
    <w:p w14:paraId="1E9CD8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1D2162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&lt;xs:documentation&gt;主材费&lt;/xs:documentation&gt;</w:t>
      </w:r>
    </w:p>
    <w:p w14:paraId="73A416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137BC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AB477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name="Equipment" type="xs:double"&gt;</w:t>
      </w:r>
    </w:p>
    <w:p w14:paraId="472F0B0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2797628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&lt;xs:documentation&gt;设备费&lt;/xs:documentation&gt;</w:t>
      </w:r>
    </w:p>
    <w:p w14:paraId="7384CF6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77A0C2E">
      <w:pPr>
        <w:ind w:firstLine="1260" w:firstLineChars="600"/>
      </w:pPr>
      <w:r>
        <w:rPr>
          <w:rFonts w:hint="eastAsia"/>
        </w:rPr>
        <w:t>&lt;/xs:attribute&gt;</w:t>
      </w:r>
    </w:p>
    <w:p w14:paraId="6EA5025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name="Machine" type="xs:double"&gt;</w:t>
      </w:r>
    </w:p>
    <w:p w14:paraId="0B49F45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6777CA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&lt;xs:documentation&gt;施工机具使用费&lt;/xs:documentation&gt;</w:t>
      </w:r>
    </w:p>
    <w:p w14:paraId="060203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7CCC35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3305EBF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name="Overhead" type="xs:double"&gt;</w:t>
      </w:r>
    </w:p>
    <w:p w14:paraId="7C6CCCB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BE41B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&lt;xs:documentation&gt;管理费&lt;/xs:documentation&gt;</w:t>
      </w:r>
    </w:p>
    <w:p w14:paraId="71BEB31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7BEBA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041E064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name="RiskRate" type="xs:double"&gt;</w:t>
      </w:r>
    </w:p>
    <w:p w14:paraId="74D7F0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52AE3C2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&lt;xs:documentation&gt;风险费&lt;/xs:documentation&gt;</w:t>
      </w:r>
    </w:p>
    <w:p w14:paraId="5D6A6E4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25F6C8C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7750CD9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&lt;xs:attribute name="Profit" type="xs:double"&gt;</w:t>
      </w:r>
    </w:p>
    <w:p w14:paraId="631942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&lt;xs:annotation&gt;</w:t>
      </w:r>
    </w:p>
    <w:p w14:paraId="40BFD3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&lt;xs:documentation&gt;利润&lt;/xs:documentation&gt;</w:t>
      </w:r>
    </w:p>
    <w:p w14:paraId="478A2B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&lt;/xs:annotation&gt;</w:t>
      </w:r>
    </w:p>
    <w:p w14:paraId="3C7DCB8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&lt;/xs:attribute&gt;</w:t>
      </w:r>
    </w:p>
    <w:p w14:paraId="21B2DE8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&lt;/xs:complexType&gt;</w:t>
      </w:r>
    </w:p>
    <w:p w14:paraId="334CCC03">
      <w:r>
        <w:rPr>
          <w:rFonts w:hint="eastAsia"/>
        </w:rPr>
        <w:tab/>
      </w:r>
      <w:r>
        <w:rPr>
          <w:rFonts w:hint="eastAsia"/>
        </w:rPr>
        <w:t>&lt;/xs:element&gt;</w:t>
      </w:r>
    </w:p>
    <w:p w14:paraId="55417E86">
      <w:r>
        <w:rPr>
          <w:rFonts w:hint="eastAsia"/>
        </w:rPr>
        <w:t>&lt;/xs:schema&gt;</w:t>
      </w:r>
    </w:p>
    <w:p w14:paraId="0E7D2EF0">
      <w:pPr>
        <w:rPr>
          <w:rStyle w:val="604"/>
          <w:b w:val="0"/>
          <w:bCs w:val="0"/>
        </w:rPr>
      </w:pPr>
      <w:bookmarkStart w:id="19" w:name="_Toc465840577"/>
      <w:bookmarkStart w:id="20" w:name="_Toc465857669"/>
      <w:bookmarkStart w:id="21" w:name="_Toc465857485"/>
      <w:bookmarkStart w:id="22" w:name="_Toc465857614"/>
    </w:p>
    <w:bookmarkEnd w:id="16"/>
    <w:bookmarkEnd w:id="19"/>
    <w:bookmarkEnd w:id="20"/>
    <w:bookmarkEnd w:id="21"/>
    <w:bookmarkEnd w:id="22"/>
    <w:p w14:paraId="40255017"/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749EB">
    <w:pPr>
      <w:pStyle w:val="2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1332"/>
                          </w:sdtPr>
                          <w:sdtContent>
                            <w:p w14:paraId="5CA28E83">
                              <w:pPr>
                                <w:pStyle w:val="24"/>
                                <w:jc w:val="center"/>
                              </w:pPr>
                              <w:r>
                                <w:rPr>
                                  <w:rFonts w:asciiTheme="minorEastAsia" w:hAnsiTheme="minorEastAsia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Theme="minorEastAsia" w:hAnsiTheme="minorEastAsia"/>
                                  <w:sz w:val="21"/>
                                  <w:szCs w:val="21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asciiTheme="minorEastAsia" w:hAnsiTheme="minorEastAsia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inorEastAsia" w:hAnsiTheme="minorEastAsia"/>
                                  <w:sz w:val="21"/>
                                  <w:szCs w:val="21"/>
                                  <w:lang w:val="zh-CN"/>
                                </w:rPr>
                                <w:t>10</w:t>
                              </w:r>
                              <w:r>
                                <w:rPr>
                                  <w:rFonts w:asciiTheme="minorEastAsia" w:hAnsiTheme="minorEastAsia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6A5F0AC3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As4fc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Czh9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1332"/>
                    </w:sdtPr>
                    <w:sdtContent>
                      <w:p w14:paraId="5CA28E83">
                        <w:pPr>
                          <w:pStyle w:val="24"/>
                          <w:jc w:val="center"/>
                        </w:pPr>
                        <w:r>
                          <w:rPr>
                            <w:rFonts w:asciiTheme="minorEastAsia" w:hAnsiTheme="minorEastAsia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Theme="minorEastAsia" w:hAnsiTheme="minorEastAsia"/>
                            <w:sz w:val="21"/>
                            <w:szCs w:val="21"/>
                          </w:rPr>
                          <w:instrText xml:space="preserve"> PAGE   \* MERGEFORMAT </w:instrText>
                        </w:r>
                        <w:r>
                          <w:rPr>
                            <w:rFonts w:asciiTheme="minorEastAsia" w:hAnsiTheme="minorEastAsia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asciiTheme="minorEastAsia" w:hAnsiTheme="minorEastAsia"/>
                            <w:sz w:val="21"/>
                            <w:szCs w:val="21"/>
                            <w:lang w:val="zh-CN"/>
                          </w:rPr>
                          <w:t>10</w:t>
                        </w:r>
                        <w:r>
                          <w:rPr>
                            <w:rFonts w:asciiTheme="minorEastAsia" w:hAnsiTheme="minorEastAsia"/>
                            <w:sz w:val="21"/>
                            <w:szCs w:val="21"/>
                          </w:rPr>
                          <w:fldChar w:fldCharType="end"/>
                        </w:r>
                      </w:p>
                    </w:sdtContent>
                  </w:sdt>
                  <w:p w14:paraId="6A5F0AC3"/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endrick.">
    <w15:presenceInfo w15:providerId="WPS Office" w15:userId="14135596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1"/>
  <w:bordersDoNotSurroundFooter w:val="1"/>
  <w:hideSpellingErrors/>
  <w:hideGrammaticalErrors/>
  <w:trackRevisions w:val="1"/>
  <w:documentProtection w:enforcement="0"/>
  <w:defaultTabStop w:val="4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YzU3ZTNjNmRjMWY4ZmY2NDQzNjhhOThhMGE2YjgifQ=="/>
  </w:docVars>
  <w:rsids>
    <w:rsidRoot w:val="00172A27"/>
    <w:rsid w:val="000000AD"/>
    <w:rsid w:val="000005CF"/>
    <w:rsid w:val="00002B4A"/>
    <w:rsid w:val="00003C12"/>
    <w:rsid w:val="00005B58"/>
    <w:rsid w:val="00005E5A"/>
    <w:rsid w:val="00006FFE"/>
    <w:rsid w:val="000079BB"/>
    <w:rsid w:val="0001782E"/>
    <w:rsid w:val="00021A1C"/>
    <w:rsid w:val="0002514B"/>
    <w:rsid w:val="00025E6C"/>
    <w:rsid w:val="00026649"/>
    <w:rsid w:val="000276F8"/>
    <w:rsid w:val="000279CB"/>
    <w:rsid w:val="0003023D"/>
    <w:rsid w:val="00031636"/>
    <w:rsid w:val="0003582F"/>
    <w:rsid w:val="00041FF3"/>
    <w:rsid w:val="00047649"/>
    <w:rsid w:val="00052532"/>
    <w:rsid w:val="000541A0"/>
    <w:rsid w:val="00061CAE"/>
    <w:rsid w:val="00062924"/>
    <w:rsid w:val="000629D4"/>
    <w:rsid w:val="00066493"/>
    <w:rsid w:val="000672D2"/>
    <w:rsid w:val="00075A63"/>
    <w:rsid w:val="0008058A"/>
    <w:rsid w:val="00092BB2"/>
    <w:rsid w:val="00097920"/>
    <w:rsid w:val="000A162B"/>
    <w:rsid w:val="000A1788"/>
    <w:rsid w:val="000A3577"/>
    <w:rsid w:val="000B26DE"/>
    <w:rsid w:val="000B505F"/>
    <w:rsid w:val="000C0C45"/>
    <w:rsid w:val="000C1AB4"/>
    <w:rsid w:val="000C3396"/>
    <w:rsid w:val="000C3BDB"/>
    <w:rsid w:val="000C4DFA"/>
    <w:rsid w:val="000C5662"/>
    <w:rsid w:val="000C7ABD"/>
    <w:rsid w:val="000D79E4"/>
    <w:rsid w:val="000E26CB"/>
    <w:rsid w:val="000E77BB"/>
    <w:rsid w:val="000E7B12"/>
    <w:rsid w:val="000F0333"/>
    <w:rsid w:val="000F098E"/>
    <w:rsid w:val="000F326B"/>
    <w:rsid w:val="00101C57"/>
    <w:rsid w:val="0010462A"/>
    <w:rsid w:val="00110421"/>
    <w:rsid w:val="00111B0B"/>
    <w:rsid w:val="00112501"/>
    <w:rsid w:val="00113111"/>
    <w:rsid w:val="0012141E"/>
    <w:rsid w:val="00125ABC"/>
    <w:rsid w:val="00132BD4"/>
    <w:rsid w:val="00134755"/>
    <w:rsid w:val="00136356"/>
    <w:rsid w:val="001440E6"/>
    <w:rsid w:val="0014768D"/>
    <w:rsid w:val="001477FC"/>
    <w:rsid w:val="00154821"/>
    <w:rsid w:val="00160E46"/>
    <w:rsid w:val="001657D2"/>
    <w:rsid w:val="00166729"/>
    <w:rsid w:val="00170DD6"/>
    <w:rsid w:val="00172A27"/>
    <w:rsid w:val="00174C32"/>
    <w:rsid w:val="00177D58"/>
    <w:rsid w:val="001825AA"/>
    <w:rsid w:val="00182B01"/>
    <w:rsid w:val="001833D7"/>
    <w:rsid w:val="00192C9E"/>
    <w:rsid w:val="001965DD"/>
    <w:rsid w:val="00197DBE"/>
    <w:rsid w:val="001A485B"/>
    <w:rsid w:val="001A5026"/>
    <w:rsid w:val="001B17DF"/>
    <w:rsid w:val="001B1BA8"/>
    <w:rsid w:val="001B1BFB"/>
    <w:rsid w:val="001B5BEB"/>
    <w:rsid w:val="001B754C"/>
    <w:rsid w:val="001B79D1"/>
    <w:rsid w:val="001C4FD4"/>
    <w:rsid w:val="001C5538"/>
    <w:rsid w:val="001D2869"/>
    <w:rsid w:val="001D4975"/>
    <w:rsid w:val="001E0F48"/>
    <w:rsid w:val="001E71C6"/>
    <w:rsid w:val="001F1E28"/>
    <w:rsid w:val="00200532"/>
    <w:rsid w:val="00201FA3"/>
    <w:rsid w:val="0020376D"/>
    <w:rsid w:val="00205E53"/>
    <w:rsid w:val="00210BB0"/>
    <w:rsid w:val="00212DF0"/>
    <w:rsid w:val="002144BE"/>
    <w:rsid w:val="00215955"/>
    <w:rsid w:val="00216498"/>
    <w:rsid w:val="0021683A"/>
    <w:rsid w:val="0022383C"/>
    <w:rsid w:val="002265E4"/>
    <w:rsid w:val="0022682D"/>
    <w:rsid w:val="00227990"/>
    <w:rsid w:val="002314B2"/>
    <w:rsid w:val="00232CA8"/>
    <w:rsid w:val="00233118"/>
    <w:rsid w:val="00243806"/>
    <w:rsid w:val="0025015B"/>
    <w:rsid w:val="00252D61"/>
    <w:rsid w:val="00254D6B"/>
    <w:rsid w:val="00260264"/>
    <w:rsid w:val="00260F1B"/>
    <w:rsid w:val="002714E6"/>
    <w:rsid w:val="00274B78"/>
    <w:rsid w:val="00275A48"/>
    <w:rsid w:val="002761C9"/>
    <w:rsid w:val="002804E2"/>
    <w:rsid w:val="002813FF"/>
    <w:rsid w:val="00284C44"/>
    <w:rsid w:val="002851C1"/>
    <w:rsid w:val="00285347"/>
    <w:rsid w:val="00285452"/>
    <w:rsid w:val="00291E88"/>
    <w:rsid w:val="00297FD6"/>
    <w:rsid w:val="002A0407"/>
    <w:rsid w:val="002A1ACE"/>
    <w:rsid w:val="002A309E"/>
    <w:rsid w:val="002B3D3D"/>
    <w:rsid w:val="002B685B"/>
    <w:rsid w:val="002C0F89"/>
    <w:rsid w:val="002C40E7"/>
    <w:rsid w:val="002C6743"/>
    <w:rsid w:val="002D0DC4"/>
    <w:rsid w:val="002D15F3"/>
    <w:rsid w:val="002D5E42"/>
    <w:rsid w:val="002D6F21"/>
    <w:rsid w:val="002D7449"/>
    <w:rsid w:val="002D76C7"/>
    <w:rsid w:val="002E10A6"/>
    <w:rsid w:val="002E1C4E"/>
    <w:rsid w:val="002E4FFA"/>
    <w:rsid w:val="002F3B4A"/>
    <w:rsid w:val="002F4246"/>
    <w:rsid w:val="002F4865"/>
    <w:rsid w:val="002F702D"/>
    <w:rsid w:val="002F738E"/>
    <w:rsid w:val="002F79B9"/>
    <w:rsid w:val="002F7A8E"/>
    <w:rsid w:val="00303931"/>
    <w:rsid w:val="00306751"/>
    <w:rsid w:val="0031051A"/>
    <w:rsid w:val="00311E60"/>
    <w:rsid w:val="00322287"/>
    <w:rsid w:val="003243F3"/>
    <w:rsid w:val="00336502"/>
    <w:rsid w:val="00340895"/>
    <w:rsid w:val="0034268D"/>
    <w:rsid w:val="003438B9"/>
    <w:rsid w:val="00343EE6"/>
    <w:rsid w:val="00345934"/>
    <w:rsid w:val="0034783E"/>
    <w:rsid w:val="0035046A"/>
    <w:rsid w:val="00351625"/>
    <w:rsid w:val="00351E3A"/>
    <w:rsid w:val="003531D3"/>
    <w:rsid w:val="00354745"/>
    <w:rsid w:val="003577D4"/>
    <w:rsid w:val="00362722"/>
    <w:rsid w:val="0036401E"/>
    <w:rsid w:val="00366A00"/>
    <w:rsid w:val="0036759D"/>
    <w:rsid w:val="00367CDC"/>
    <w:rsid w:val="00371D26"/>
    <w:rsid w:val="003724E6"/>
    <w:rsid w:val="00374647"/>
    <w:rsid w:val="003818AD"/>
    <w:rsid w:val="0038239F"/>
    <w:rsid w:val="00387C8A"/>
    <w:rsid w:val="00393511"/>
    <w:rsid w:val="0039505F"/>
    <w:rsid w:val="00395110"/>
    <w:rsid w:val="00396627"/>
    <w:rsid w:val="003971D4"/>
    <w:rsid w:val="003A0F28"/>
    <w:rsid w:val="003A28A2"/>
    <w:rsid w:val="003A2F54"/>
    <w:rsid w:val="003B0EBA"/>
    <w:rsid w:val="003B2219"/>
    <w:rsid w:val="003B761E"/>
    <w:rsid w:val="003C526E"/>
    <w:rsid w:val="003C739B"/>
    <w:rsid w:val="003C75E0"/>
    <w:rsid w:val="003D7261"/>
    <w:rsid w:val="003E225A"/>
    <w:rsid w:val="003E4784"/>
    <w:rsid w:val="003E567C"/>
    <w:rsid w:val="003E6126"/>
    <w:rsid w:val="003F5DC4"/>
    <w:rsid w:val="00401B73"/>
    <w:rsid w:val="00403792"/>
    <w:rsid w:val="0040689D"/>
    <w:rsid w:val="00406FFF"/>
    <w:rsid w:val="0040788D"/>
    <w:rsid w:val="0041062F"/>
    <w:rsid w:val="0041083E"/>
    <w:rsid w:val="0041381A"/>
    <w:rsid w:val="00416CD4"/>
    <w:rsid w:val="0042457F"/>
    <w:rsid w:val="00426B29"/>
    <w:rsid w:val="00427360"/>
    <w:rsid w:val="004275C9"/>
    <w:rsid w:val="004307BB"/>
    <w:rsid w:val="00431748"/>
    <w:rsid w:val="0043355B"/>
    <w:rsid w:val="0043668C"/>
    <w:rsid w:val="004406C0"/>
    <w:rsid w:val="004408D1"/>
    <w:rsid w:val="00442473"/>
    <w:rsid w:val="0044490E"/>
    <w:rsid w:val="0044619E"/>
    <w:rsid w:val="00446BC5"/>
    <w:rsid w:val="00446F44"/>
    <w:rsid w:val="00447FA5"/>
    <w:rsid w:val="00450612"/>
    <w:rsid w:val="00457AD6"/>
    <w:rsid w:val="00464FF4"/>
    <w:rsid w:val="00470809"/>
    <w:rsid w:val="00470A97"/>
    <w:rsid w:val="004772F7"/>
    <w:rsid w:val="00484EC4"/>
    <w:rsid w:val="0048793E"/>
    <w:rsid w:val="00490F9A"/>
    <w:rsid w:val="00492C34"/>
    <w:rsid w:val="004962F1"/>
    <w:rsid w:val="004A2AB0"/>
    <w:rsid w:val="004A4E11"/>
    <w:rsid w:val="004A5037"/>
    <w:rsid w:val="004B0B01"/>
    <w:rsid w:val="004B286A"/>
    <w:rsid w:val="004B2BF0"/>
    <w:rsid w:val="004C2DDC"/>
    <w:rsid w:val="004C3777"/>
    <w:rsid w:val="004C484F"/>
    <w:rsid w:val="004C4EC2"/>
    <w:rsid w:val="004C5962"/>
    <w:rsid w:val="004C6BDF"/>
    <w:rsid w:val="004D1D57"/>
    <w:rsid w:val="004D32C6"/>
    <w:rsid w:val="004D4D95"/>
    <w:rsid w:val="004D64BA"/>
    <w:rsid w:val="004D665B"/>
    <w:rsid w:val="004E0617"/>
    <w:rsid w:val="004E1E2C"/>
    <w:rsid w:val="004E5199"/>
    <w:rsid w:val="004E6E62"/>
    <w:rsid w:val="004F43E5"/>
    <w:rsid w:val="004F52D4"/>
    <w:rsid w:val="004F557F"/>
    <w:rsid w:val="004F59B7"/>
    <w:rsid w:val="0050160D"/>
    <w:rsid w:val="005049C3"/>
    <w:rsid w:val="005067EB"/>
    <w:rsid w:val="00506FAE"/>
    <w:rsid w:val="0051321C"/>
    <w:rsid w:val="00516B17"/>
    <w:rsid w:val="00520212"/>
    <w:rsid w:val="00525BFF"/>
    <w:rsid w:val="00536306"/>
    <w:rsid w:val="00543DEF"/>
    <w:rsid w:val="0054694A"/>
    <w:rsid w:val="005501CE"/>
    <w:rsid w:val="005504B9"/>
    <w:rsid w:val="0055087A"/>
    <w:rsid w:val="00551D4D"/>
    <w:rsid w:val="0055576E"/>
    <w:rsid w:val="00566AB2"/>
    <w:rsid w:val="00566F7D"/>
    <w:rsid w:val="00566FCD"/>
    <w:rsid w:val="00567079"/>
    <w:rsid w:val="00573467"/>
    <w:rsid w:val="00574783"/>
    <w:rsid w:val="00575E91"/>
    <w:rsid w:val="00576F8D"/>
    <w:rsid w:val="005770B8"/>
    <w:rsid w:val="005825D5"/>
    <w:rsid w:val="00582648"/>
    <w:rsid w:val="00587113"/>
    <w:rsid w:val="00590DC9"/>
    <w:rsid w:val="00591869"/>
    <w:rsid w:val="005967D0"/>
    <w:rsid w:val="005B245C"/>
    <w:rsid w:val="005B486B"/>
    <w:rsid w:val="005C4CD4"/>
    <w:rsid w:val="005C76E5"/>
    <w:rsid w:val="005C7CA5"/>
    <w:rsid w:val="005D2A8A"/>
    <w:rsid w:val="005D5A19"/>
    <w:rsid w:val="005E6776"/>
    <w:rsid w:val="005F0539"/>
    <w:rsid w:val="005F0689"/>
    <w:rsid w:val="005F3C32"/>
    <w:rsid w:val="005F4C2E"/>
    <w:rsid w:val="005F593D"/>
    <w:rsid w:val="005F71A9"/>
    <w:rsid w:val="005F741B"/>
    <w:rsid w:val="006008EB"/>
    <w:rsid w:val="0060118C"/>
    <w:rsid w:val="006013AE"/>
    <w:rsid w:val="0060175A"/>
    <w:rsid w:val="00602480"/>
    <w:rsid w:val="006025FD"/>
    <w:rsid w:val="006101D8"/>
    <w:rsid w:val="00613A81"/>
    <w:rsid w:val="0062025C"/>
    <w:rsid w:val="00620BBE"/>
    <w:rsid w:val="00632EA7"/>
    <w:rsid w:val="00636627"/>
    <w:rsid w:val="00637041"/>
    <w:rsid w:val="006430C8"/>
    <w:rsid w:val="00646C61"/>
    <w:rsid w:val="006475D1"/>
    <w:rsid w:val="00650118"/>
    <w:rsid w:val="006527DD"/>
    <w:rsid w:val="00653898"/>
    <w:rsid w:val="00654F4E"/>
    <w:rsid w:val="00657AC0"/>
    <w:rsid w:val="00667513"/>
    <w:rsid w:val="006717C5"/>
    <w:rsid w:val="00673A00"/>
    <w:rsid w:val="006747C2"/>
    <w:rsid w:val="00677913"/>
    <w:rsid w:val="00677FD3"/>
    <w:rsid w:val="00685147"/>
    <w:rsid w:val="00685FA9"/>
    <w:rsid w:val="00687D26"/>
    <w:rsid w:val="006955C1"/>
    <w:rsid w:val="00697ADF"/>
    <w:rsid w:val="006A0487"/>
    <w:rsid w:val="006A1249"/>
    <w:rsid w:val="006A30F0"/>
    <w:rsid w:val="006A6483"/>
    <w:rsid w:val="006B2FA3"/>
    <w:rsid w:val="006B47BC"/>
    <w:rsid w:val="006B71A5"/>
    <w:rsid w:val="006C0F8E"/>
    <w:rsid w:val="006C3C20"/>
    <w:rsid w:val="006C3E0E"/>
    <w:rsid w:val="006D1DDB"/>
    <w:rsid w:val="006D1F9F"/>
    <w:rsid w:val="006D27AF"/>
    <w:rsid w:val="006D66F6"/>
    <w:rsid w:val="006D73AB"/>
    <w:rsid w:val="006D75A8"/>
    <w:rsid w:val="006E16B0"/>
    <w:rsid w:val="006E54F6"/>
    <w:rsid w:val="006E5B5F"/>
    <w:rsid w:val="006F1407"/>
    <w:rsid w:val="006F179B"/>
    <w:rsid w:val="006F78F9"/>
    <w:rsid w:val="00701FEC"/>
    <w:rsid w:val="0070446F"/>
    <w:rsid w:val="00707D29"/>
    <w:rsid w:val="00711EDD"/>
    <w:rsid w:val="00711F32"/>
    <w:rsid w:val="00713BE3"/>
    <w:rsid w:val="00713D19"/>
    <w:rsid w:val="00714473"/>
    <w:rsid w:val="0072171C"/>
    <w:rsid w:val="007234B4"/>
    <w:rsid w:val="007240EB"/>
    <w:rsid w:val="00724997"/>
    <w:rsid w:val="00724DAC"/>
    <w:rsid w:val="007265C0"/>
    <w:rsid w:val="00727C24"/>
    <w:rsid w:val="00730A1D"/>
    <w:rsid w:val="00732721"/>
    <w:rsid w:val="00741444"/>
    <w:rsid w:val="0075289C"/>
    <w:rsid w:val="00757B2D"/>
    <w:rsid w:val="0076290F"/>
    <w:rsid w:val="00762A1F"/>
    <w:rsid w:val="007661D4"/>
    <w:rsid w:val="007749A0"/>
    <w:rsid w:val="00776A79"/>
    <w:rsid w:val="00776D85"/>
    <w:rsid w:val="00782AEA"/>
    <w:rsid w:val="00783548"/>
    <w:rsid w:val="00785D70"/>
    <w:rsid w:val="00790C73"/>
    <w:rsid w:val="00794A32"/>
    <w:rsid w:val="00797E27"/>
    <w:rsid w:val="007A542C"/>
    <w:rsid w:val="007B59BB"/>
    <w:rsid w:val="007B764E"/>
    <w:rsid w:val="007C1500"/>
    <w:rsid w:val="007C1B8B"/>
    <w:rsid w:val="007C20F4"/>
    <w:rsid w:val="007C3635"/>
    <w:rsid w:val="007C4710"/>
    <w:rsid w:val="007C6001"/>
    <w:rsid w:val="007D05A9"/>
    <w:rsid w:val="007D5EBA"/>
    <w:rsid w:val="007E18A9"/>
    <w:rsid w:val="007E3485"/>
    <w:rsid w:val="007E7B79"/>
    <w:rsid w:val="007F57D6"/>
    <w:rsid w:val="00803ACA"/>
    <w:rsid w:val="0080489B"/>
    <w:rsid w:val="00807093"/>
    <w:rsid w:val="008138B9"/>
    <w:rsid w:val="00825D00"/>
    <w:rsid w:val="0083486C"/>
    <w:rsid w:val="00837FF3"/>
    <w:rsid w:val="00846C14"/>
    <w:rsid w:val="00847720"/>
    <w:rsid w:val="00851D8B"/>
    <w:rsid w:val="00857DB0"/>
    <w:rsid w:val="00860406"/>
    <w:rsid w:val="008640C7"/>
    <w:rsid w:val="0086581C"/>
    <w:rsid w:val="008670DC"/>
    <w:rsid w:val="008719D3"/>
    <w:rsid w:val="00871DEC"/>
    <w:rsid w:val="00872B83"/>
    <w:rsid w:val="008737EA"/>
    <w:rsid w:val="0087673D"/>
    <w:rsid w:val="00877ED2"/>
    <w:rsid w:val="008807F1"/>
    <w:rsid w:val="0088324B"/>
    <w:rsid w:val="0089321C"/>
    <w:rsid w:val="0089363F"/>
    <w:rsid w:val="00893A81"/>
    <w:rsid w:val="008979D9"/>
    <w:rsid w:val="00897A7F"/>
    <w:rsid w:val="008A32B6"/>
    <w:rsid w:val="008A3A51"/>
    <w:rsid w:val="008A7D5F"/>
    <w:rsid w:val="008B1F95"/>
    <w:rsid w:val="008B7BFA"/>
    <w:rsid w:val="008C0372"/>
    <w:rsid w:val="008C06E6"/>
    <w:rsid w:val="008C2809"/>
    <w:rsid w:val="008C6907"/>
    <w:rsid w:val="008D1B6D"/>
    <w:rsid w:val="008D253A"/>
    <w:rsid w:val="008D2BBC"/>
    <w:rsid w:val="008D2C0C"/>
    <w:rsid w:val="008D343A"/>
    <w:rsid w:val="008D3DD3"/>
    <w:rsid w:val="008D4A5F"/>
    <w:rsid w:val="008D54F1"/>
    <w:rsid w:val="008D5B78"/>
    <w:rsid w:val="008D6D2F"/>
    <w:rsid w:val="008D73BB"/>
    <w:rsid w:val="008F056D"/>
    <w:rsid w:val="008F1745"/>
    <w:rsid w:val="008F6251"/>
    <w:rsid w:val="00900A83"/>
    <w:rsid w:val="00903DC7"/>
    <w:rsid w:val="00907566"/>
    <w:rsid w:val="009110C2"/>
    <w:rsid w:val="00912C28"/>
    <w:rsid w:val="00914C4A"/>
    <w:rsid w:val="00920928"/>
    <w:rsid w:val="0092377F"/>
    <w:rsid w:val="00932FC6"/>
    <w:rsid w:val="0094260B"/>
    <w:rsid w:val="00950D4A"/>
    <w:rsid w:val="0095168F"/>
    <w:rsid w:val="00952659"/>
    <w:rsid w:val="00952943"/>
    <w:rsid w:val="00960C77"/>
    <w:rsid w:val="00966200"/>
    <w:rsid w:val="00974463"/>
    <w:rsid w:val="00974F46"/>
    <w:rsid w:val="009836C8"/>
    <w:rsid w:val="00983E68"/>
    <w:rsid w:val="00987A2A"/>
    <w:rsid w:val="009930E3"/>
    <w:rsid w:val="009947AC"/>
    <w:rsid w:val="009A2324"/>
    <w:rsid w:val="009A5E70"/>
    <w:rsid w:val="009B1A31"/>
    <w:rsid w:val="009B2252"/>
    <w:rsid w:val="009B634A"/>
    <w:rsid w:val="009B651F"/>
    <w:rsid w:val="009C0EB2"/>
    <w:rsid w:val="009C65D5"/>
    <w:rsid w:val="009D156B"/>
    <w:rsid w:val="009D2BD4"/>
    <w:rsid w:val="009D4468"/>
    <w:rsid w:val="009D5B76"/>
    <w:rsid w:val="009E7200"/>
    <w:rsid w:val="009F0E47"/>
    <w:rsid w:val="009F2BDF"/>
    <w:rsid w:val="009F2C64"/>
    <w:rsid w:val="009F71A9"/>
    <w:rsid w:val="00A02360"/>
    <w:rsid w:val="00A03005"/>
    <w:rsid w:val="00A07E39"/>
    <w:rsid w:val="00A110FF"/>
    <w:rsid w:val="00A12FEE"/>
    <w:rsid w:val="00A2144A"/>
    <w:rsid w:val="00A301C5"/>
    <w:rsid w:val="00A402A1"/>
    <w:rsid w:val="00A42AE0"/>
    <w:rsid w:val="00A459E3"/>
    <w:rsid w:val="00A50832"/>
    <w:rsid w:val="00A5463B"/>
    <w:rsid w:val="00A55888"/>
    <w:rsid w:val="00A566EF"/>
    <w:rsid w:val="00A63EF6"/>
    <w:rsid w:val="00A661F6"/>
    <w:rsid w:val="00A706EF"/>
    <w:rsid w:val="00A7307B"/>
    <w:rsid w:val="00A7556E"/>
    <w:rsid w:val="00A75BAD"/>
    <w:rsid w:val="00A75C79"/>
    <w:rsid w:val="00A86E4A"/>
    <w:rsid w:val="00A93769"/>
    <w:rsid w:val="00A95111"/>
    <w:rsid w:val="00A960CB"/>
    <w:rsid w:val="00AA00C0"/>
    <w:rsid w:val="00AA2EEE"/>
    <w:rsid w:val="00AA5FBB"/>
    <w:rsid w:val="00AB17F3"/>
    <w:rsid w:val="00AB2281"/>
    <w:rsid w:val="00AB69ED"/>
    <w:rsid w:val="00AB6A17"/>
    <w:rsid w:val="00AC28DF"/>
    <w:rsid w:val="00AC2EE0"/>
    <w:rsid w:val="00AC5CFF"/>
    <w:rsid w:val="00AD0DEB"/>
    <w:rsid w:val="00AD1FB0"/>
    <w:rsid w:val="00AE1B35"/>
    <w:rsid w:val="00AE7380"/>
    <w:rsid w:val="00AE79CA"/>
    <w:rsid w:val="00AF098E"/>
    <w:rsid w:val="00AF7E11"/>
    <w:rsid w:val="00B06CED"/>
    <w:rsid w:val="00B2006C"/>
    <w:rsid w:val="00B20D6A"/>
    <w:rsid w:val="00B267E6"/>
    <w:rsid w:val="00B27DB7"/>
    <w:rsid w:val="00B32238"/>
    <w:rsid w:val="00B329B7"/>
    <w:rsid w:val="00B33C1E"/>
    <w:rsid w:val="00B40654"/>
    <w:rsid w:val="00B411EA"/>
    <w:rsid w:val="00B447E0"/>
    <w:rsid w:val="00B452C3"/>
    <w:rsid w:val="00B477D2"/>
    <w:rsid w:val="00B556A7"/>
    <w:rsid w:val="00B5631B"/>
    <w:rsid w:val="00B60164"/>
    <w:rsid w:val="00B6059C"/>
    <w:rsid w:val="00B6349F"/>
    <w:rsid w:val="00B63F0F"/>
    <w:rsid w:val="00B66D25"/>
    <w:rsid w:val="00B715CF"/>
    <w:rsid w:val="00B74B9D"/>
    <w:rsid w:val="00B75E2A"/>
    <w:rsid w:val="00B84EB4"/>
    <w:rsid w:val="00B85169"/>
    <w:rsid w:val="00B87663"/>
    <w:rsid w:val="00B91C6F"/>
    <w:rsid w:val="00B94690"/>
    <w:rsid w:val="00BA00AD"/>
    <w:rsid w:val="00BA1626"/>
    <w:rsid w:val="00BA431B"/>
    <w:rsid w:val="00BA51F5"/>
    <w:rsid w:val="00BB1A2D"/>
    <w:rsid w:val="00BC0F6D"/>
    <w:rsid w:val="00BC1982"/>
    <w:rsid w:val="00BC77C7"/>
    <w:rsid w:val="00BC7919"/>
    <w:rsid w:val="00BD00FF"/>
    <w:rsid w:val="00BD1769"/>
    <w:rsid w:val="00BD1BB4"/>
    <w:rsid w:val="00BD649C"/>
    <w:rsid w:val="00BE15F8"/>
    <w:rsid w:val="00BE27C7"/>
    <w:rsid w:val="00BE42D9"/>
    <w:rsid w:val="00BE4B79"/>
    <w:rsid w:val="00BF0485"/>
    <w:rsid w:val="00BF2522"/>
    <w:rsid w:val="00BF3834"/>
    <w:rsid w:val="00C027F6"/>
    <w:rsid w:val="00C02C3C"/>
    <w:rsid w:val="00C07181"/>
    <w:rsid w:val="00C07842"/>
    <w:rsid w:val="00C13038"/>
    <w:rsid w:val="00C14210"/>
    <w:rsid w:val="00C14A55"/>
    <w:rsid w:val="00C14C9C"/>
    <w:rsid w:val="00C154E5"/>
    <w:rsid w:val="00C168AE"/>
    <w:rsid w:val="00C1724A"/>
    <w:rsid w:val="00C2107D"/>
    <w:rsid w:val="00C21AD6"/>
    <w:rsid w:val="00C22883"/>
    <w:rsid w:val="00C3195A"/>
    <w:rsid w:val="00C32DC5"/>
    <w:rsid w:val="00C350EC"/>
    <w:rsid w:val="00C41C73"/>
    <w:rsid w:val="00C4354C"/>
    <w:rsid w:val="00C44662"/>
    <w:rsid w:val="00C46543"/>
    <w:rsid w:val="00C55AC6"/>
    <w:rsid w:val="00C60FCF"/>
    <w:rsid w:val="00C61353"/>
    <w:rsid w:val="00C63074"/>
    <w:rsid w:val="00C729F7"/>
    <w:rsid w:val="00C73146"/>
    <w:rsid w:val="00C753D6"/>
    <w:rsid w:val="00C8073C"/>
    <w:rsid w:val="00C808D3"/>
    <w:rsid w:val="00C81D4E"/>
    <w:rsid w:val="00C92061"/>
    <w:rsid w:val="00C92444"/>
    <w:rsid w:val="00C9684C"/>
    <w:rsid w:val="00CA1B15"/>
    <w:rsid w:val="00CB291E"/>
    <w:rsid w:val="00CB2C60"/>
    <w:rsid w:val="00CB541F"/>
    <w:rsid w:val="00CC19E9"/>
    <w:rsid w:val="00CD6E4B"/>
    <w:rsid w:val="00CE1E4D"/>
    <w:rsid w:val="00CE34C8"/>
    <w:rsid w:val="00CF1A11"/>
    <w:rsid w:val="00CF2A6C"/>
    <w:rsid w:val="00CF629F"/>
    <w:rsid w:val="00D0043A"/>
    <w:rsid w:val="00D038CC"/>
    <w:rsid w:val="00D04D88"/>
    <w:rsid w:val="00D07CAC"/>
    <w:rsid w:val="00D12CA9"/>
    <w:rsid w:val="00D139D6"/>
    <w:rsid w:val="00D223E1"/>
    <w:rsid w:val="00D27C32"/>
    <w:rsid w:val="00D309D5"/>
    <w:rsid w:val="00D33D59"/>
    <w:rsid w:val="00D34566"/>
    <w:rsid w:val="00D351C0"/>
    <w:rsid w:val="00D374E1"/>
    <w:rsid w:val="00D40463"/>
    <w:rsid w:val="00D41CE8"/>
    <w:rsid w:val="00D423C7"/>
    <w:rsid w:val="00D44AA7"/>
    <w:rsid w:val="00D461E8"/>
    <w:rsid w:val="00D46374"/>
    <w:rsid w:val="00D46E7F"/>
    <w:rsid w:val="00D52639"/>
    <w:rsid w:val="00D54B3D"/>
    <w:rsid w:val="00D565AA"/>
    <w:rsid w:val="00D5709A"/>
    <w:rsid w:val="00D5759F"/>
    <w:rsid w:val="00D57FAE"/>
    <w:rsid w:val="00D64D9E"/>
    <w:rsid w:val="00D64F08"/>
    <w:rsid w:val="00D65154"/>
    <w:rsid w:val="00D80082"/>
    <w:rsid w:val="00D83908"/>
    <w:rsid w:val="00D840B1"/>
    <w:rsid w:val="00D84DD1"/>
    <w:rsid w:val="00D87513"/>
    <w:rsid w:val="00D90DCB"/>
    <w:rsid w:val="00D91F12"/>
    <w:rsid w:val="00D921D8"/>
    <w:rsid w:val="00D92457"/>
    <w:rsid w:val="00D929A2"/>
    <w:rsid w:val="00D94D16"/>
    <w:rsid w:val="00D95DE4"/>
    <w:rsid w:val="00DA444C"/>
    <w:rsid w:val="00DA49AC"/>
    <w:rsid w:val="00DA616B"/>
    <w:rsid w:val="00DA772D"/>
    <w:rsid w:val="00DA7C4E"/>
    <w:rsid w:val="00DB49FF"/>
    <w:rsid w:val="00DB7BFD"/>
    <w:rsid w:val="00DC215C"/>
    <w:rsid w:val="00DC3AA7"/>
    <w:rsid w:val="00DC3F25"/>
    <w:rsid w:val="00DD0E36"/>
    <w:rsid w:val="00DD36F9"/>
    <w:rsid w:val="00DD410A"/>
    <w:rsid w:val="00DD472E"/>
    <w:rsid w:val="00DD7A18"/>
    <w:rsid w:val="00DE068A"/>
    <w:rsid w:val="00DE0A3F"/>
    <w:rsid w:val="00DE0EC3"/>
    <w:rsid w:val="00DE13A4"/>
    <w:rsid w:val="00DE2916"/>
    <w:rsid w:val="00DE7597"/>
    <w:rsid w:val="00DF0C44"/>
    <w:rsid w:val="00DF2F0B"/>
    <w:rsid w:val="00DF4078"/>
    <w:rsid w:val="00E02097"/>
    <w:rsid w:val="00E0586F"/>
    <w:rsid w:val="00E10807"/>
    <w:rsid w:val="00E11498"/>
    <w:rsid w:val="00E12B65"/>
    <w:rsid w:val="00E15132"/>
    <w:rsid w:val="00E227D9"/>
    <w:rsid w:val="00E237D8"/>
    <w:rsid w:val="00E31536"/>
    <w:rsid w:val="00E315C6"/>
    <w:rsid w:val="00E324C4"/>
    <w:rsid w:val="00E33FB2"/>
    <w:rsid w:val="00E359EE"/>
    <w:rsid w:val="00E35F5D"/>
    <w:rsid w:val="00E37B30"/>
    <w:rsid w:val="00E4396E"/>
    <w:rsid w:val="00E46EB3"/>
    <w:rsid w:val="00E507E4"/>
    <w:rsid w:val="00E75944"/>
    <w:rsid w:val="00E80343"/>
    <w:rsid w:val="00E82826"/>
    <w:rsid w:val="00E84440"/>
    <w:rsid w:val="00E85E66"/>
    <w:rsid w:val="00E85F58"/>
    <w:rsid w:val="00E92CE2"/>
    <w:rsid w:val="00E97A1A"/>
    <w:rsid w:val="00EA4A51"/>
    <w:rsid w:val="00EA4EA8"/>
    <w:rsid w:val="00EA55CD"/>
    <w:rsid w:val="00EB2D83"/>
    <w:rsid w:val="00EB3D28"/>
    <w:rsid w:val="00EC46D8"/>
    <w:rsid w:val="00EC69D8"/>
    <w:rsid w:val="00ED2363"/>
    <w:rsid w:val="00ED28B8"/>
    <w:rsid w:val="00ED522C"/>
    <w:rsid w:val="00ED53FB"/>
    <w:rsid w:val="00ED6050"/>
    <w:rsid w:val="00ED6965"/>
    <w:rsid w:val="00ED70B1"/>
    <w:rsid w:val="00ED7EBD"/>
    <w:rsid w:val="00EE0ACA"/>
    <w:rsid w:val="00EE0D2A"/>
    <w:rsid w:val="00EE41DC"/>
    <w:rsid w:val="00EF0990"/>
    <w:rsid w:val="00EF3D45"/>
    <w:rsid w:val="00EF480E"/>
    <w:rsid w:val="00F01141"/>
    <w:rsid w:val="00F01E21"/>
    <w:rsid w:val="00F06D38"/>
    <w:rsid w:val="00F12243"/>
    <w:rsid w:val="00F13634"/>
    <w:rsid w:val="00F13E42"/>
    <w:rsid w:val="00F15353"/>
    <w:rsid w:val="00F16712"/>
    <w:rsid w:val="00F16B3D"/>
    <w:rsid w:val="00F2344E"/>
    <w:rsid w:val="00F24D0A"/>
    <w:rsid w:val="00F269B6"/>
    <w:rsid w:val="00F27D25"/>
    <w:rsid w:val="00F30BFB"/>
    <w:rsid w:val="00F3257B"/>
    <w:rsid w:val="00F33C73"/>
    <w:rsid w:val="00F43071"/>
    <w:rsid w:val="00F4448C"/>
    <w:rsid w:val="00F4551B"/>
    <w:rsid w:val="00F50048"/>
    <w:rsid w:val="00F5092B"/>
    <w:rsid w:val="00F51AE4"/>
    <w:rsid w:val="00F53AFF"/>
    <w:rsid w:val="00F634D8"/>
    <w:rsid w:val="00F63922"/>
    <w:rsid w:val="00F6421E"/>
    <w:rsid w:val="00F6520F"/>
    <w:rsid w:val="00F66F4C"/>
    <w:rsid w:val="00F67714"/>
    <w:rsid w:val="00F7034A"/>
    <w:rsid w:val="00F73F51"/>
    <w:rsid w:val="00F7464D"/>
    <w:rsid w:val="00F8010D"/>
    <w:rsid w:val="00F8022B"/>
    <w:rsid w:val="00F80AE7"/>
    <w:rsid w:val="00F80E05"/>
    <w:rsid w:val="00F90CC6"/>
    <w:rsid w:val="00F966A7"/>
    <w:rsid w:val="00FA3252"/>
    <w:rsid w:val="00FA4F21"/>
    <w:rsid w:val="00FB4F0D"/>
    <w:rsid w:val="00FB53C7"/>
    <w:rsid w:val="00FB75AE"/>
    <w:rsid w:val="00FB7B20"/>
    <w:rsid w:val="00FB7EF4"/>
    <w:rsid w:val="00FC4329"/>
    <w:rsid w:val="00FC75FE"/>
    <w:rsid w:val="00FD1DC5"/>
    <w:rsid w:val="00FD2DF5"/>
    <w:rsid w:val="00FD31FC"/>
    <w:rsid w:val="00FD391A"/>
    <w:rsid w:val="00FD4C05"/>
    <w:rsid w:val="00FE0CBB"/>
    <w:rsid w:val="00FE206D"/>
    <w:rsid w:val="00FE2547"/>
    <w:rsid w:val="00FE3105"/>
    <w:rsid w:val="00FE562B"/>
    <w:rsid w:val="00FE6329"/>
    <w:rsid w:val="00FF5573"/>
    <w:rsid w:val="00FF792A"/>
    <w:rsid w:val="01193E59"/>
    <w:rsid w:val="01D31214"/>
    <w:rsid w:val="051E373A"/>
    <w:rsid w:val="060A2B37"/>
    <w:rsid w:val="07645FF0"/>
    <w:rsid w:val="087167EA"/>
    <w:rsid w:val="087F624C"/>
    <w:rsid w:val="08DC5441"/>
    <w:rsid w:val="09D9103B"/>
    <w:rsid w:val="0A073453"/>
    <w:rsid w:val="0A6C5EDE"/>
    <w:rsid w:val="0A896FBE"/>
    <w:rsid w:val="0B07741E"/>
    <w:rsid w:val="0B257F3B"/>
    <w:rsid w:val="0DE05AFC"/>
    <w:rsid w:val="0E914AF4"/>
    <w:rsid w:val="0F914D99"/>
    <w:rsid w:val="12205938"/>
    <w:rsid w:val="12AE16B0"/>
    <w:rsid w:val="12B65F65"/>
    <w:rsid w:val="132539EB"/>
    <w:rsid w:val="13CA29BB"/>
    <w:rsid w:val="140C22F2"/>
    <w:rsid w:val="1440590C"/>
    <w:rsid w:val="149C34F4"/>
    <w:rsid w:val="16E53A43"/>
    <w:rsid w:val="1703785A"/>
    <w:rsid w:val="188624F1"/>
    <w:rsid w:val="18E75ADB"/>
    <w:rsid w:val="196874A2"/>
    <w:rsid w:val="19F4792E"/>
    <w:rsid w:val="1C2D7127"/>
    <w:rsid w:val="1C844F99"/>
    <w:rsid w:val="1DC55869"/>
    <w:rsid w:val="1E194602"/>
    <w:rsid w:val="1E2A528A"/>
    <w:rsid w:val="1E604922"/>
    <w:rsid w:val="201140DD"/>
    <w:rsid w:val="22805448"/>
    <w:rsid w:val="23D13DCD"/>
    <w:rsid w:val="24DE2BC2"/>
    <w:rsid w:val="24FB3FCF"/>
    <w:rsid w:val="252C31E7"/>
    <w:rsid w:val="255A4AAB"/>
    <w:rsid w:val="26EF629B"/>
    <w:rsid w:val="27064389"/>
    <w:rsid w:val="287F1E0D"/>
    <w:rsid w:val="28834DED"/>
    <w:rsid w:val="290A5ABA"/>
    <w:rsid w:val="29C554FD"/>
    <w:rsid w:val="2ABFB8B9"/>
    <w:rsid w:val="2CE80FFE"/>
    <w:rsid w:val="2CF86877"/>
    <w:rsid w:val="2D244612"/>
    <w:rsid w:val="2DF0FB6B"/>
    <w:rsid w:val="2E344345"/>
    <w:rsid w:val="2EB33B7F"/>
    <w:rsid w:val="2F4F1437"/>
    <w:rsid w:val="2FF71082"/>
    <w:rsid w:val="30AE03DF"/>
    <w:rsid w:val="31A0399F"/>
    <w:rsid w:val="325A00D7"/>
    <w:rsid w:val="32C65902"/>
    <w:rsid w:val="33166491"/>
    <w:rsid w:val="33BB03AA"/>
    <w:rsid w:val="348301E0"/>
    <w:rsid w:val="35491557"/>
    <w:rsid w:val="35522ADC"/>
    <w:rsid w:val="35D44DBB"/>
    <w:rsid w:val="35D78A6D"/>
    <w:rsid w:val="35F9A738"/>
    <w:rsid w:val="360F0D2A"/>
    <w:rsid w:val="37617EB7"/>
    <w:rsid w:val="3811161E"/>
    <w:rsid w:val="382736AC"/>
    <w:rsid w:val="384B6EDA"/>
    <w:rsid w:val="38B46F01"/>
    <w:rsid w:val="39087D25"/>
    <w:rsid w:val="395E7CC3"/>
    <w:rsid w:val="39856923"/>
    <w:rsid w:val="39FF369A"/>
    <w:rsid w:val="3A284723"/>
    <w:rsid w:val="3A485400"/>
    <w:rsid w:val="3AE241D2"/>
    <w:rsid w:val="3B8B6B96"/>
    <w:rsid w:val="3B943C53"/>
    <w:rsid w:val="3BE16CCB"/>
    <w:rsid w:val="3D536596"/>
    <w:rsid w:val="3DC34D72"/>
    <w:rsid w:val="3DF94B5A"/>
    <w:rsid w:val="3E2B7036"/>
    <w:rsid w:val="3E78202C"/>
    <w:rsid w:val="3F5B7984"/>
    <w:rsid w:val="3FF04424"/>
    <w:rsid w:val="3FFB1F88"/>
    <w:rsid w:val="3FFE5021"/>
    <w:rsid w:val="40CC6770"/>
    <w:rsid w:val="41FF1A9F"/>
    <w:rsid w:val="43045885"/>
    <w:rsid w:val="448C05DF"/>
    <w:rsid w:val="44CE65D4"/>
    <w:rsid w:val="46143086"/>
    <w:rsid w:val="47771EC3"/>
    <w:rsid w:val="47EA7A88"/>
    <w:rsid w:val="48BC06E6"/>
    <w:rsid w:val="492D0EDD"/>
    <w:rsid w:val="4A4831FA"/>
    <w:rsid w:val="4AE678A3"/>
    <w:rsid w:val="4B0517E3"/>
    <w:rsid w:val="4B444CAC"/>
    <w:rsid w:val="4B6058D2"/>
    <w:rsid w:val="4B9304A5"/>
    <w:rsid w:val="4CFD77A0"/>
    <w:rsid w:val="4D1B3790"/>
    <w:rsid w:val="4D1B6C61"/>
    <w:rsid w:val="4E233D62"/>
    <w:rsid w:val="4E3008D6"/>
    <w:rsid w:val="4E5F5CAE"/>
    <w:rsid w:val="4ED13078"/>
    <w:rsid w:val="4F1240B4"/>
    <w:rsid w:val="4F626994"/>
    <w:rsid w:val="4F7D27BF"/>
    <w:rsid w:val="4FE6E30C"/>
    <w:rsid w:val="4FF926E4"/>
    <w:rsid w:val="50D931FE"/>
    <w:rsid w:val="511A4E88"/>
    <w:rsid w:val="53163E96"/>
    <w:rsid w:val="54454F5D"/>
    <w:rsid w:val="55FB0A5A"/>
    <w:rsid w:val="56D746F2"/>
    <w:rsid w:val="56E77B1E"/>
    <w:rsid w:val="56F16E42"/>
    <w:rsid w:val="57566FD8"/>
    <w:rsid w:val="57D32355"/>
    <w:rsid w:val="586A3B86"/>
    <w:rsid w:val="58BF9154"/>
    <w:rsid w:val="59856F33"/>
    <w:rsid w:val="59FF4AC6"/>
    <w:rsid w:val="5A010086"/>
    <w:rsid w:val="5A1D3D5C"/>
    <w:rsid w:val="5B1670E9"/>
    <w:rsid w:val="5B2D48BE"/>
    <w:rsid w:val="5C0C335C"/>
    <w:rsid w:val="5C6F2952"/>
    <w:rsid w:val="5D2E0B25"/>
    <w:rsid w:val="5D5C7EC8"/>
    <w:rsid w:val="5DB354D4"/>
    <w:rsid w:val="5E733F46"/>
    <w:rsid w:val="5E9F4932"/>
    <w:rsid w:val="5EFF18EB"/>
    <w:rsid w:val="5F6C551A"/>
    <w:rsid w:val="60604C50"/>
    <w:rsid w:val="60E62239"/>
    <w:rsid w:val="616B3946"/>
    <w:rsid w:val="63707098"/>
    <w:rsid w:val="643C5AED"/>
    <w:rsid w:val="65775E77"/>
    <w:rsid w:val="65F34A58"/>
    <w:rsid w:val="676972A1"/>
    <w:rsid w:val="67771AB3"/>
    <w:rsid w:val="6788121F"/>
    <w:rsid w:val="67AC5FE9"/>
    <w:rsid w:val="67B77FCD"/>
    <w:rsid w:val="67E65F2E"/>
    <w:rsid w:val="68006A9C"/>
    <w:rsid w:val="68014406"/>
    <w:rsid w:val="68D7170C"/>
    <w:rsid w:val="69B239D8"/>
    <w:rsid w:val="6ACA7EE2"/>
    <w:rsid w:val="6AF71AE5"/>
    <w:rsid w:val="6BF77344"/>
    <w:rsid w:val="6C301F4D"/>
    <w:rsid w:val="6D1852CB"/>
    <w:rsid w:val="6D723995"/>
    <w:rsid w:val="6DDBBB46"/>
    <w:rsid w:val="6E71421E"/>
    <w:rsid w:val="6F4876F0"/>
    <w:rsid w:val="6F9DD12B"/>
    <w:rsid w:val="6FEBC54D"/>
    <w:rsid w:val="6FEF7ADC"/>
    <w:rsid w:val="70E4517B"/>
    <w:rsid w:val="71531033"/>
    <w:rsid w:val="7176685C"/>
    <w:rsid w:val="738542F1"/>
    <w:rsid w:val="74F248B8"/>
    <w:rsid w:val="757EFADE"/>
    <w:rsid w:val="759D125F"/>
    <w:rsid w:val="75FFF7B3"/>
    <w:rsid w:val="77343447"/>
    <w:rsid w:val="773FC337"/>
    <w:rsid w:val="776D4F92"/>
    <w:rsid w:val="778A1BE2"/>
    <w:rsid w:val="786144F2"/>
    <w:rsid w:val="7899237B"/>
    <w:rsid w:val="791365FE"/>
    <w:rsid w:val="791800B8"/>
    <w:rsid w:val="7B391E1E"/>
    <w:rsid w:val="7B8349AE"/>
    <w:rsid w:val="7C0C1275"/>
    <w:rsid w:val="7C5F90DF"/>
    <w:rsid w:val="7CF96EE0"/>
    <w:rsid w:val="7CFB0E96"/>
    <w:rsid w:val="7CFBE681"/>
    <w:rsid w:val="7DEFBC1C"/>
    <w:rsid w:val="7DF94AF2"/>
    <w:rsid w:val="7DFB0944"/>
    <w:rsid w:val="7E5C46B4"/>
    <w:rsid w:val="7EFB38C9"/>
    <w:rsid w:val="7EFFE5CC"/>
    <w:rsid w:val="7F3AAA50"/>
    <w:rsid w:val="7F67989B"/>
    <w:rsid w:val="7FB15BDE"/>
    <w:rsid w:val="7FB811D3"/>
    <w:rsid w:val="7FBC99F5"/>
    <w:rsid w:val="7FBF28B1"/>
    <w:rsid w:val="7FDBCFB6"/>
    <w:rsid w:val="7FDEC422"/>
    <w:rsid w:val="7FEFBDA2"/>
    <w:rsid w:val="7FFC2321"/>
    <w:rsid w:val="A9FB828C"/>
    <w:rsid w:val="ABBE88FB"/>
    <w:rsid w:val="AF834FF3"/>
    <w:rsid w:val="B173CC96"/>
    <w:rsid w:val="B5FD1ECC"/>
    <w:rsid w:val="B7FE408A"/>
    <w:rsid w:val="BDEE965C"/>
    <w:rsid w:val="BF35EA9D"/>
    <w:rsid w:val="BFBF96C7"/>
    <w:rsid w:val="C5BA3A01"/>
    <w:rsid w:val="CFFF9C7F"/>
    <w:rsid w:val="D19FDDB2"/>
    <w:rsid w:val="DBAFE9DE"/>
    <w:rsid w:val="DEBFFE06"/>
    <w:rsid w:val="DF9F0C0C"/>
    <w:rsid w:val="DFA10EF7"/>
    <w:rsid w:val="DFBE7687"/>
    <w:rsid w:val="DFF714A2"/>
    <w:rsid w:val="DFFEB2DD"/>
    <w:rsid w:val="E7BE1C65"/>
    <w:rsid w:val="E7FA8859"/>
    <w:rsid w:val="ECFDB76B"/>
    <w:rsid w:val="EEE79BF6"/>
    <w:rsid w:val="EF2F6F67"/>
    <w:rsid w:val="EFBF7360"/>
    <w:rsid w:val="F76EE6EF"/>
    <w:rsid w:val="F79FEB5B"/>
    <w:rsid w:val="F7F7826B"/>
    <w:rsid w:val="F7FF0A79"/>
    <w:rsid w:val="F9BF7901"/>
    <w:rsid w:val="FB7D45B0"/>
    <w:rsid w:val="FB7D8494"/>
    <w:rsid w:val="FDFD499B"/>
    <w:rsid w:val="FE5F3498"/>
    <w:rsid w:val="FE6DEA3F"/>
    <w:rsid w:val="FE6F6686"/>
    <w:rsid w:val="FEED6D00"/>
    <w:rsid w:val="FF1FB7A3"/>
    <w:rsid w:val="FFDF42C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8"/>
    <w:autoRedefine/>
    <w:qFormat/>
    <w:uiPriority w:val="0"/>
    <w:pPr>
      <w:keepNext/>
      <w:keepLines/>
      <w:snapToGrid w:val="0"/>
      <w:spacing w:before="480" w:line="480" w:lineRule="auto"/>
      <w:jc w:val="center"/>
      <w:outlineLvl w:val="0"/>
    </w:pPr>
    <w:rPr>
      <w:b/>
      <w:bCs/>
      <w:kern w:val="0"/>
      <w:sz w:val="32"/>
      <w:szCs w:val="32"/>
    </w:rPr>
  </w:style>
  <w:style w:type="paragraph" w:styleId="3">
    <w:name w:val="heading 2"/>
    <w:basedOn w:val="1"/>
    <w:next w:val="1"/>
    <w:link w:val="49"/>
    <w:autoRedefine/>
    <w:qFormat/>
    <w:uiPriority w:val="9"/>
    <w:pPr>
      <w:keepNext/>
      <w:keepLines/>
      <w:adjustRightInd w:val="0"/>
      <w:snapToGrid w:val="0"/>
      <w:spacing w:beforeLines="100" w:line="360" w:lineRule="auto"/>
      <w:outlineLvl w:val="1"/>
    </w:pPr>
    <w:rPr>
      <w:b/>
      <w:bCs/>
      <w:kern w:val="0"/>
      <w:sz w:val="28"/>
      <w:szCs w:val="28"/>
    </w:rPr>
  </w:style>
  <w:style w:type="paragraph" w:styleId="4">
    <w:name w:val="heading 3"/>
    <w:basedOn w:val="1"/>
    <w:next w:val="1"/>
    <w:link w:val="50"/>
    <w:autoRedefine/>
    <w:qFormat/>
    <w:uiPriority w:val="9"/>
    <w:pPr>
      <w:keepNext/>
      <w:keepLines/>
      <w:spacing w:line="360" w:lineRule="auto"/>
      <w:outlineLvl w:val="2"/>
    </w:pPr>
    <w:rPr>
      <w:b/>
      <w:kern w:val="0"/>
      <w:sz w:val="28"/>
      <w:szCs w:val="28"/>
    </w:rPr>
  </w:style>
  <w:style w:type="paragraph" w:styleId="5">
    <w:name w:val="heading 4"/>
    <w:basedOn w:val="1"/>
    <w:next w:val="1"/>
    <w:link w:val="51"/>
    <w:autoRedefine/>
    <w:qFormat/>
    <w:uiPriority w:val="9"/>
    <w:pPr>
      <w:outlineLvl w:val="3"/>
    </w:pPr>
    <w:rPr>
      <w:b/>
    </w:rPr>
  </w:style>
  <w:style w:type="paragraph" w:styleId="6">
    <w:name w:val="heading 5"/>
    <w:basedOn w:val="5"/>
    <w:next w:val="1"/>
    <w:link w:val="47"/>
    <w:autoRedefine/>
    <w:qFormat/>
    <w:uiPriority w:val="0"/>
    <w:pPr>
      <w:outlineLvl w:val="4"/>
    </w:pPr>
  </w:style>
  <w:style w:type="paragraph" w:styleId="7">
    <w:name w:val="heading 6"/>
    <w:basedOn w:val="1"/>
    <w:next w:val="1"/>
    <w:link w:val="52"/>
    <w:autoRedefine/>
    <w:qFormat/>
    <w:uiPriority w:val="9"/>
    <w:pPr>
      <w:keepNext/>
      <w:keepLines/>
      <w:spacing w:before="240" w:after="64" w:line="320" w:lineRule="auto"/>
      <w:outlineLvl w:val="5"/>
    </w:pPr>
    <w:rPr>
      <w:rFonts w:ascii="Calibri Light" w:hAnsi="Calibri Light"/>
      <w:b/>
      <w:bCs/>
      <w:sz w:val="24"/>
    </w:rPr>
  </w:style>
  <w:style w:type="paragraph" w:styleId="8">
    <w:name w:val="heading 7"/>
    <w:basedOn w:val="1"/>
    <w:next w:val="1"/>
    <w:link w:val="53"/>
    <w:autoRedefine/>
    <w:qFormat/>
    <w:uiPriority w:val="9"/>
    <w:pPr>
      <w:keepNext/>
      <w:keepLines/>
      <w:spacing w:before="240" w:after="64" w:line="320" w:lineRule="auto"/>
      <w:outlineLvl w:val="6"/>
    </w:pPr>
    <w:rPr>
      <w:rFonts w:ascii="Calibri" w:hAnsi="Calibri"/>
      <w:b/>
      <w:bCs/>
      <w:sz w:val="24"/>
    </w:rPr>
  </w:style>
  <w:style w:type="paragraph" w:styleId="9">
    <w:name w:val="heading 8"/>
    <w:basedOn w:val="1"/>
    <w:next w:val="1"/>
    <w:link w:val="54"/>
    <w:autoRedefine/>
    <w:qFormat/>
    <w:uiPriority w:val="9"/>
    <w:pPr>
      <w:keepNext/>
      <w:keepLines/>
      <w:spacing w:before="240" w:after="64" w:line="320" w:lineRule="auto"/>
      <w:outlineLvl w:val="7"/>
    </w:pPr>
    <w:rPr>
      <w:rFonts w:ascii="Calibri Light" w:hAnsi="Calibri Light"/>
      <w:sz w:val="24"/>
    </w:rPr>
  </w:style>
  <w:style w:type="paragraph" w:styleId="10">
    <w:name w:val="heading 9"/>
    <w:basedOn w:val="1"/>
    <w:next w:val="1"/>
    <w:link w:val="55"/>
    <w:autoRedefine/>
    <w:qFormat/>
    <w:uiPriority w:val="9"/>
    <w:pPr>
      <w:keepNext/>
      <w:keepLines/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qFormat/>
    <w:uiPriority w:val="39"/>
    <w:pPr>
      <w:ind w:left="2520" w:leftChars="1200"/>
    </w:pPr>
  </w:style>
  <w:style w:type="paragraph" w:styleId="12">
    <w:name w:val="caption"/>
    <w:basedOn w:val="1"/>
    <w:next w:val="1"/>
    <w:autoRedefine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3">
    <w:name w:val="Document Map"/>
    <w:basedOn w:val="1"/>
    <w:link w:val="90"/>
    <w:autoRedefine/>
    <w:qFormat/>
    <w:uiPriority w:val="99"/>
    <w:pPr>
      <w:shd w:val="clear" w:color="auto" w:fill="000080"/>
    </w:pPr>
  </w:style>
  <w:style w:type="paragraph" w:styleId="14">
    <w:name w:val="annotation text"/>
    <w:basedOn w:val="1"/>
    <w:link w:val="64"/>
    <w:autoRedefine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15">
    <w:name w:val="Body Text"/>
    <w:basedOn w:val="1"/>
    <w:link w:val="94"/>
    <w:autoRedefine/>
    <w:qFormat/>
    <w:uiPriority w:val="0"/>
    <w:pPr>
      <w:spacing w:after="120"/>
    </w:pPr>
  </w:style>
  <w:style w:type="paragraph" w:styleId="16">
    <w:name w:val="Body Text Indent"/>
    <w:basedOn w:val="1"/>
    <w:link w:val="105"/>
    <w:autoRedefine/>
    <w:qFormat/>
    <w:uiPriority w:val="0"/>
    <w:pPr>
      <w:ind w:firstLine="480" w:firstLineChars="200"/>
    </w:pPr>
    <w:rPr>
      <w:kern w:val="0"/>
      <w:sz w:val="24"/>
    </w:rPr>
  </w:style>
  <w:style w:type="paragraph" w:styleId="17">
    <w:name w:val="toc 5"/>
    <w:basedOn w:val="1"/>
    <w:next w:val="1"/>
    <w:autoRedefine/>
    <w:qFormat/>
    <w:uiPriority w:val="39"/>
    <w:pPr>
      <w:ind w:left="1680" w:leftChars="800"/>
    </w:pPr>
  </w:style>
  <w:style w:type="paragraph" w:styleId="18">
    <w:name w:val="toc 3"/>
    <w:basedOn w:val="1"/>
    <w:next w:val="1"/>
    <w:autoRedefine/>
    <w:qFormat/>
    <w:uiPriority w:val="39"/>
    <w:pPr>
      <w:ind w:left="840" w:leftChars="400"/>
    </w:pPr>
  </w:style>
  <w:style w:type="paragraph" w:styleId="19">
    <w:name w:val="Plain Text"/>
    <w:basedOn w:val="1"/>
    <w:link w:val="83"/>
    <w:autoRedefine/>
    <w:qFormat/>
    <w:uiPriority w:val="0"/>
    <w:rPr>
      <w:rFonts w:ascii="宋体" w:hAnsi="Courier New" w:eastAsiaTheme="minorEastAsia" w:cstheme="minorBidi"/>
      <w:szCs w:val="22"/>
    </w:rPr>
  </w:style>
  <w:style w:type="paragraph" w:styleId="20">
    <w:name w:val="toc 8"/>
    <w:basedOn w:val="1"/>
    <w:next w:val="1"/>
    <w:autoRedefine/>
    <w:qFormat/>
    <w:uiPriority w:val="39"/>
    <w:pPr>
      <w:ind w:left="2940" w:leftChars="1400"/>
    </w:pPr>
  </w:style>
  <w:style w:type="paragraph" w:styleId="21">
    <w:name w:val="Date"/>
    <w:basedOn w:val="1"/>
    <w:next w:val="1"/>
    <w:link w:val="77"/>
    <w:autoRedefine/>
    <w:qFormat/>
    <w:uiPriority w:val="99"/>
    <w:pPr>
      <w:ind w:left="100" w:leftChars="2500"/>
    </w:pPr>
    <w:rPr>
      <w:rFonts w:asciiTheme="minorHAnsi" w:hAnsiTheme="minorHAnsi" w:eastAsiaTheme="minorEastAsia" w:cstheme="minorBidi"/>
    </w:rPr>
  </w:style>
  <w:style w:type="paragraph" w:styleId="22">
    <w:name w:val="Body Text Indent 2"/>
    <w:basedOn w:val="1"/>
    <w:link w:val="95"/>
    <w:autoRedefine/>
    <w:qFormat/>
    <w:uiPriority w:val="0"/>
    <w:pPr>
      <w:widowControl/>
      <w:spacing w:before="100" w:beforeAutospacing="1" w:after="100" w:afterAutospacing="1"/>
      <w:ind w:firstLine="420"/>
    </w:pPr>
    <w:rPr>
      <w:rFonts w:ascii="宋体" w:hAnsi="宋体"/>
      <w:kern w:val="0"/>
      <w:sz w:val="24"/>
      <w:szCs w:val="27"/>
    </w:rPr>
  </w:style>
  <w:style w:type="paragraph" w:styleId="23">
    <w:name w:val="Balloon Text"/>
    <w:basedOn w:val="1"/>
    <w:link w:val="78"/>
    <w:autoRedefine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24">
    <w:name w:val="footer"/>
    <w:basedOn w:val="1"/>
    <w:link w:val="65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25">
    <w:name w:val="header"/>
    <w:basedOn w:val="1"/>
    <w:link w:val="75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26">
    <w:name w:val="toc 1"/>
    <w:basedOn w:val="1"/>
    <w:next w:val="1"/>
    <w:autoRedefine/>
    <w:qFormat/>
    <w:uiPriority w:val="39"/>
    <w:pPr>
      <w:tabs>
        <w:tab w:val="right" w:leader="dot" w:pos="8296"/>
      </w:tabs>
      <w:jc w:val="center"/>
    </w:pPr>
    <w:rPr>
      <w:rFonts w:ascii="宋体" w:hAnsi="宋体"/>
      <w:b/>
      <w:bCs/>
      <w:kern w:val="0"/>
      <w:sz w:val="32"/>
      <w:szCs w:val="27"/>
    </w:rPr>
  </w:style>
  <w:style w:type="paragraph" w:styleId="27">
    <w:name w:val="toc 4"/>
    <w:basedOn w:val="1"/>
    <w:next w:val="1"/>
    <w:autoRedefine/>
    <w:qFormat/>
    <w:uiPriority w:val="39"/>
    <w:pPr>
      <w:ind w:left="1260" w:leftChars="600"/>
    </w:pPr>
  </w:style>
  <w:style w:type="paragraph" w:styleId="28">
    <w:name w:val="Subtitle"/>
    <w:basedOn w:val="1"/>
    <w:next w:val="1"/>
    <w:link w:val="79"/>
    <w:autoRedefine/>
    <w:qFormat/>
    <w:uiPriority w:val="0"/>
    <w:pPr>
      <w:spacing w:before="240" w:after="60" w:line="312" w:lineRule="auto"/>
      <w:jc w:val="center"/>
      <w:outlineLvl w:val="1"/>
    </w:pPr>
    <w:rPr>
      <w:rFonts w:ascii="Calibri Light" w:hAnsi="Calibri Light" w:eastAsiaTheme="minorEastAsia" w:cstheme="minorBidi"/>
      <w:b/>
      <w:bCs/>
      <w:kern w:val="28"/>
      <w:sz w:val="32"/>
      <w:szCs w:val="32"/>
    </w:rPr>
  </w:style>
  <w:style w:type="paragraph" w:styleId="29">
    <w:name w:val="footnote text"/>
    <w:basedOn w:val="1"/>
    <w:link w:val="84"/>
    <w:autoRedefine/>
    <w:qFormat/>
    <w:uiPriority w:val="0"/>
    <w:pPr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0">
    <w:name w:val="toc 6"/>
    <w:basedOn w:val="1"/>
    <w:next w:val="1"/>
    <w:autoRedefine/>
    <w:qFormat/>
    <w:uiPriority w:val="39"/>
    <w:pPr>
      <w:ind w:left="2100" w:leftChars="1000"/>
    </w:pPr>
  </w:style>
  <w:style w:type="paragraph" w:styleId="31">
    <w:name w:val="Body Text Indent 3"/>
    <w:basedOn w:val="1"/>
    <w:link w:val="112"/>
    <w:autoRedefine/>
    <w:qFormat/>
    <w:uiPriority w:val="0"/>
    <w:pPr>
      <w:widowControl/>
      <w:spacing w:before="100" w:beforeAutospacing="1" w:after="100" w:afterAutospacing="1" w:line="360" w:lineRule="auto"/>
      <w:ind w:firstLine="420"/>
      <w:jc w:val="left"/>
    </w:pPr>
    <w:rPr>
      <w:rFonts w:ascii="宋体" w:hAnsi="宋体"/>
      <w:kern w:val="0"/>
      <w:sz w:val="24"/>
    </w:rPr>
  </w:style>
  <w:style w:type="paragraph" w:styleId="32">
    <w:name w:val="toc 2"/>
    <w:basedOn w:val="1"/>
    <w:next w:val="1"/>
    <w:autoRedefine/>
    <w:qFormat/>
    <w:uiPriority w:val="39"/>
    <w:pPr>
      <w:ind w:left="420" w:leftChars="200"/>
    </w:pPr>
  </w:style>
  <w:style w:type="paragraph" w:styleId="33">
    <w:name w:val="toc 9"/>
    <w:basedOn w:val="1"/>
    <w:next w:val="1"/>
    <w:autoRedefine/>
    <w:qFormat/>
    <w:uiPriority w:val="39"/>
    <w:pPr>
      <w:ind w:left="3360" w:leftChars="1600"/>
    </w:pPr>
  </w:style>
  <w:style w:type="paragraph" w:styleId="34">
    <w:name w:val="HTML Preformatted"/>
    <w:basedOn w:val="1"/>
    <w:link w:val="66"/>
    <w:autoRedefine/>
    <w:qFormat/>
    <w:uiPriority w:val="99"/>
    <w:pPr>
      <w:widowControl/>
      <w:shd w:val="clear" w:color="auto" w:fill="DDDD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eastAsiaTheme="minorEastAsia"/>
      <w:sz w:val="24"/>
    </w:rPr>
  </w:style>
  <w:style w:type="paragraph" w:styleId="35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6">
    <w:name w:val="Title"/>
    <w:basedOn w:val="1"/>
    <w:next w:val="1"/>
    <w:link w:val="80"/>
    <w:autoRedefine/>
    <w:qFormat/>
    <w:uiPriority w:val="10"/>
    <w:pPr>
      <w:spacing w:before="240" w:after="60"/>
      <w:jc w:val="center"/>
      <w:outlineLvl w:val="0"/>
    </w:pPr>
    <w:rPr>
      <w:rFonts w:ascii="Calibri Light" w:hAnsi="Calibri Light" w:eastAsiaTheme="minorEastAsia" w:cstheme="minorBidi"/>
      <w:b/>
      <w:bCs/>
      <w:sz w:val="32"/>
      <w:szCs w:val="32"/>
    </w:rPr>
  </w:style>
  <w:style w:type="paragraph" w:styleId="37">
    <w:name w:val="annotation subject"/>
    <w:basedOn w:val="14"/>
    <w:next w:val="14"/>
    <w:link w:val="81"/>
    <w:autoRedefine/>
    <w:qFormat/>
    <w:uiPriority w:val="0"/>
    <w:rPr>
      <w:b/>
      <w:bCs/>
    </w:rPr>
  </w:style>
  <w:style w:type="table" w:styleId="39">
    <w:name w:val="Table Grid"/>
    <w:basedOn w:val="38"/>
    <w:autoRedefine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autoRedefine/>
    <w:qFormat/>
    <w:uiPriority w:val="0"/>
    <w:rPr>
      <w:b/>
      <w:bCs/>
    </w:rPr>
  </w:style>
  <w:style w:type="character" w:styleId="42">
    <w:name w:val="page number"/>
    <w:basedOn w:val="40"/>
    <w:autoRedefine/>
    <w:qFormat/>
    <w:uiPriority w:val="0"/>
  </w:style>
  <w:style w:type="character" w:styleId="43">
    <w:name w:val="FollowedHyperlink"/>
    <w:basedOn w:val="40"/>
    <w:autoRedefine/>
    <w:unhideWhenUsed/>
    <w:qFormat/>
    <w:uiPriority w:val="99"/>
    <w:rPr>
      <w:color w:val="800080"/>
      <w:u w:val="single"/>
    </w:rPr>
  </w:style>
  <w:style w:type="character" w:styleId="44">
    <w:name w:val="Hyperlink"/>
    <w:autoRedefine/>
    <w:qFormat/>
    <w:uiPriority w:val="99"/>
    <w:rPr>
      <w:color w:val="0000FF"/>
      <w:u w:val="single"/>
    </w:rPr>
  </w:style>
  <w:style w:type="character" w:styleId="45">
    <w:name w:val="annotation reference"/>
    <w:autoRedefine/>
    <w:qFormat/>
    <w:uiPriority w:val="0"/>
    <w:rPr>
      <w:sz w:val="21"/>
      <w:szCs w:val="21"/>
    </w:rPr>
  </w:style>
  <w:style w:type="character" w:styleId="46">
    <w:name w:val="footnote reference"/>
    <w:autoRedefine/>
    <w:qFormat/>
    <w:uiPriority w:val="0"/>
    <w:rPr>
      <w:vertAlign w:val="superscript"/>
    </w:rPr>
  </w:style>
  <w:style w:type="character" w:customStyle="1" w:styleId="47">
    <w:name w:val="标题 5 字符1"/>
    <w:basedOn w:val="40"/>
    <w:link w:val="6"/>
    <w:autoRedefine/>
    <w:qFormat/>
    <w:uiPriority w:val="0"/>
    <w:rPr>
      <w:rFonts w:ascii="Times New Roman" w:hAnsi="Times New Roman" w:eastAsia="宋体" w:cs="Times New Roman"/>
      <w:b/>
      <w:szCs w:val="24"/>
    </w:rPr>
  </w:style>
  <w:style w:type="character" w:customStyle="1" w:styleId="48">
    <w:name w:val="标题 1 字符1"/>
    <w:basedOn w:val="40"/>
    <w:link w:val="2"/>
    <w:autoRedefine/>
    <w:qFormat/>
    <w:uiPriority w:val="0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49">
    <w:name w:val="标题 2 字符2"/>
    <w:basedOn w:val="40"/>
    <w:link w:val="3"/>
    <w:autoRedefine/>
    <w:qFormat/>
    <w:uiPriority w:val="9"/>
    <w:rPr>
      <w:rFonts w:ascii="Times New Roman" w:hAnsi="Times New Roman" w:eastAsia="宋体" w:cs="Times New Roman"/>
      <w:b/>
      <w:bCs/>
      <w:kern w:val="0"/>
      <w:sz w:val="28"/>
      <w:szCs w:val="28"/>
    </w:rPr>
  </w:style>
  <w:style w:type="character" w:customStyle="1" w:styleId="50">
    <w:name w:val="标题 3 字符2"/>
    <w:basedOn w:val="40"/>
    <w:link w:val="4"/>
    <w:autoRedefine/>
    <w:qFormat/>
    <w:uiPriority w:val="9"/>
    <w:rPr>
      <w:rFonts w:ascii="Times New Roman" w:hAnsi="Times New Roman" w:eastAsia="宋体" w:cs="Times New Roman"/>
      <w:b/>
      <w:kern w:val="0"/>
      <w:sz w:val="28"/>
      <w:szCs w:val="28"/>
    </w:rPr>
  </w:style>
  <w:style w:type="character" w:customStyle="1" w:styleId="51">
    <w:name w:val="标题 4 字符2"/>
    <w:basedOn w:val="40"/>
    <w:link w:val="5"/>
    <w:autoRedefine/>
    <w:qFormat/>
    <w:uiPriority w:val="9"/>
    <w:rPr>
      <w:rFonts w:ascii="Times New Roman" w:hAnsi="Times New Roman" w:eastAsia="宋体" w:cs="Times New Roman"/>
      <w:b/>
      <w:szCs w:val="24"/>
    </w:rPr>
  </w:style>
  <w:style w:type="character" w:customStyle="1" w:styleId="52">
    <w:name w:val="标题 6 字符1"/>
    <w:basedOn w:val="40"/>
    <w:link w:val="7"/>
    <w:autoRedefine/>
    <w:qFormat/>
    <w:uiPriority w:val="9"/>
    <w:rPr>
      <w:rFonts w:ascii="Calibri Light" w:hAnsi="Calibri Light" w:eastAsia="宋体" w:cs="Times New Roman"/>
      <w:b/>
      <w:bCs/>
      <w:sz w:val="24"/>
      <w:szCs w:val="24"/>
    </w:rPr>
  </w:style>
  <w:style w:type="character" w:customStyle="1" w:styleId="53">
    <w:name w:val="标题 7 字符1"/>
    <w:basedOn w:val="40"/>
    <w:link w:val="8"/>
    <w:autoRedefine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54">
    <w:name w:val="标题 8 字符1"/>
    <w:basedOn w:val="40"/>
    <w:link w:val="9"/>
    <w:autoRedefine/>
    <w:qFormat/>
    <w:uiPriority w:val="9"/>
    <w:rPr>
      <w:rFonts w:ascii="Calibri Light" w:hAnsi="Calibri Light" w:eastAsia="宋体" w:cs="Times New Roman"/>
      <w:sz w:val="24"/>
      <w:szCs w:val="24"/>
    </w:rPr>
  </w:style>
  <w:style w:type="character" w:customStyle="1" w:styleId="55">
    <w:name w:val="标题 9 字符1"/>
    <w:basedOn w:val="40"/>
    <w:link w:val="10"/>
    <w:autoRedefine/>
    <w:qFormat/>
    <w:uiPriority w:val="9"/>
    <w:rPr>
      <w:rFonts w:ascii="Calibri Light" w:hAnsi="Calibri Light" w:eastAsia="宋体" w:cs="Times New Roman"/>
      <w:szCs w:val="21"/>
    </w:rPr>
  </w:style>
  <w:style w:type="character" w:customStyle="1" w:styleId="56">
    <w:name w:val="访问过的超链接1"/>
    <w:autoRedefine/>
    <w:qFormat/>
    <w:uiPriority w:val="99"/>
    <w:rPr>
      <w:color w:val="800080"/>
      <w:u w:val="single"/>
    </w:rPr>
  </w:style>
  <w:style w:type="character" w:customStyle="1" w:styleId="57">
    <w:name w:val="tx1"/>
    <w:autoRedefine/>
    <w:qFormat/>
    <w:uiPriority w:val="0"/>
    <w:rPr>
      <w:b/>
      <w:bCs/>
    </w:rPr>
  </w:style>
  <w:style w:type="character" w:customStyle="1" w:styleId="58">
    <w:name w:val="schemasubtitle1"/>
    <w:autoRedefine/>
    <w:qFormat/>
    <w:uiPriority w:val="0"/>
    <w:rPr>
      <w:rFonts w:hint="eastAsia" w:ascii="宋体" w:hAnsi="宋体" w:eastAsia="宋体"/>
      <w:color w:val="808080"/>
      <w:sz w:val="18"/>
      <w:szCs w:val="18"/>
    </w:rPr>
  </w:style>
  <w:style w:type="character" w:customStyle="1" w:styleId="59">
    <w:name w:val="label_list"/>
    <w:autoRedefine/>
    <w:qFormat/>
    <w:uiPriority w:val="0"/>
  </w:style>
  <w:style w:type="character" w:customStyle="1" w:styleId="60">
    <w:name w:val="html-tag"/>
    <w:autoRedefine/>
    <w:qFormat/>
    <w:uiPriority w:val="0"/>
  </w:style>
  <w:style w:type="character" w:customStyle="1" w:styleId="61">
    <w:name w:val="html-attribute-name"/>
    <w:autoRedefine/>
    <w:qFormat/>
    <w:uiPriority w:val="0"/>
  </w:style>
  <w:style w:type="character" w:customStyle="1" w:styleId="62">
    <w:name w:val="t1"/>
    <w:autoRedefine/>
    <w:qFormat/>
    <w:uiPriority w:val="0"/>
    <w:rPr>
      <w:color w:val="990000"/>
    </w:rPr>
  </w:style>
  <w:style w:type="character" w:customStyle="1" w:styleId="63">
    <w:name w:val="b1"/>
    <w:autoRedefine/>
    <w:qFormat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64">
    <w:name w:val="批注文字 字符1"/>
    <w:link w:val="14"/>
    <w:autoRedefine/>
    <w:qFormat/>
    <w:uiPriority w:val="0"/>
    <w:rPr>
      <w:szCs w:val="24"/>
    </w:rPr>
  </w:style>
  <w:style w:type="character" w:customStyle="1" w:styleId="65">
    <w:name w:val="页脚 字符1"/>
    <w:link w:val="24"/>
    <w:autoRedefine/>
    <w:qFormat/>
    <w:uiPriority w:val="99"/>
    <w:rPr>
      <w:sz w:val="18"/>
      <w:szCs w:val="18"/>
    </w:rPr>
  </w:style>
  <w:style w:type="character" w:customStyle="1" w:styleId="66">
    <w:name w:val="HTML 预设格式 字符1"/>
    <w:link w:val="34"/>
    <w:autoRedefine/>
    <w:qFormat/>
    <w:uiPriority w:val="99"/>
    <w:rPr>
      <w:rFonts w:ascii="宋体" w:hAnsi="宋体" w:cs="宋体"/>
      <w:sz w:val="24"/>
      <w:szCs w:val="24"/>
      <w:shd w:val="clear" w:color="auto" w:fill="DDDDFF"/>
    </w:rPr>
  </w:style>
  <w:style w:type="character" w:customStyle="1" w:styleId="67">
    <w:name w:val="ns1"/>
    <w:autoRedefine/>
    <w:qFormat/>
    <w:uiPriority w:val="0"/>
    <w:rPr>
      <w:color w:val="FF0000"/>
    </w:rPr>
  </w:style>
  <w:style w:type="character" w:customStyle="1" w:styleId="68">
    <w:name w:val="m1"/>
    <w:autoRedefine/>
    <w:qFormat/>
    <w:uiPriority w:val="0"/>
    <w:rPr>
      <w:color w:val="0000FF"/>
    </w:rPr>
  </w:style>
  <w:style w:type="character" w:customStyle="1" w:styleId="69">
    <w:name w:val="schemaname1"/>
    <w:autoRedefine/>
    <w:qFormat/>
    <w:uiPriority w:val="0"/>
    <w:rPr>
      <w:rFonts w:hint="eastAsia" w:ascii="宋体" w:hAnsi="宋体" w:eastAsia="宋体"/>
      <w:b/>
      <w:bCs/>
      <w:color w:val="000000"/>
      <w:sz w:val="18"/>
      <w:szCs w:val="18"/>
    </w:rPr>
  </w:style>
  <w:style w:type="character" w:customStyle="1" w:styleId="70">
    <w:name w:val="button"/>
    <w:autoRedefine/>
    <w:qFormat/>
    <w:uiPriority w:val="0"/>
  </w:style>
  <w:style w:type="character" w:customStyle="1" w:styleId="71">
    <w:name w:val="word"/>
    <w:autoRedefine/>
    <w:qFormat/>
    <w:uiPriority w:val="0"/>
  </w:style>
  <w:style w:type="character" w:customStyle="1" w:styleId="72">
    <w:name w:val="label_list1"/>
    <w:autoRedefine/>
    <w:qFormat/>
    <w:uiPriority w:val="0"/>
  </w:style>
  <w:style w:type="character" w:customStyle="1" w:styleId="73">
    <w:name w:val="text"/>
    <w:autoRedefine/>
    <w:qFormat/>
    <w:uiPriority w:val="0"/>
  </w:style>
  <w:style w:type="character" w:customStyle="1" w:styleId="74">
    <w:name w:val="schemasubdata1"/>
    <w:autoRedefine/>
    <w:qFormat/>
    <w:uiPriority w:val="0"/>
    <w:rPr>
      <w:rFonts w:hint="eastAsia" w:ascii="宋体" w:hAnsi="宋体" w:eastAsia="宋体"/>
      <w:color w:val="000000"/>
      <w:sz w:val="18"/>
      <w:szCs w:val="18"/>
    </w:rPr>
  </w:style>
  <w:style w:type="character" w:customStyle="1" w:styleId="75">
    <w:name w:val="页眉 字符1"/>
    <w:link w:val="25"/>
    <w:autoRedefine/>
    <w:qFormat/>
    <w:uiPriority w:val="99"/>
    <w:rPr>
      <w:sz w:val="18"/>
      <w:szCs w:val="18"/>
    </w:rPr>
  </w:style>
  <w:style w:type="character" w:customStyle="1" w:styleId="76">
    <w:name w:val="pi1"/>
    <w:autoRedefine/>
    <w:qFormat/>
    <w:uiPriority w:val="0"/>
    <w:rPr>
      <w:color w:val="0000FF"/>
    </w:rPr>
  </w:style>
  <w:style w:type="character" w:customStyle="1" w:styleId="77">
    <w:name w:val="日期 字符1"/>
    <w:link w:val="21"/>
    <w:autoRedefine/>
    <w:qFormat/>
    <w:uiPriority w:val="99"/>
    <w:rPr>
      <w:szCs w:val="24"/>
    </w:rPr>
  </w:style>
  <w:style w:type="character" w:customStyle="1" w:styleId="78">
    <w:name w:val="批注框文本 字符1"/>
    <w:link w:val="23"/>
    <w:autoRedefine/>
    <w:qFormat/>
    <w:uiPriority w:val="99"/>
    <w:rPr>
      <w:sz w:val="18"/>
      <w:szCs w:val="18"/>
    </w:rPr>
  </w:style>
  <w:style w:type="character" w:customStyle="1" w:styleId="79">
    <w:name w:val="副标题 字符1"/>
    <w:link w:val="28"/>
    <w:autoRedefine/>
    <w:qFormat/>
    <w:uiPriority w:val="0"/>
    <w:rPr>
      <w:rFonts w:ascii="Calibri Light" w:hAnsi="Calibri Light"/>
      <w:b/>
      <w:bCs/>
      <w:kern w:val="28"/>
      <w:sz w:val="32"/>
      <w:szCs w:val="32"/>
    </w:rPr>
  </w:style>
  <w:style w:type="character" w:customStyle="1" w:styleId="80">
    <w:name w:val="标题 字符1"/>
    <w:link w:val="36"/>
    <w:autoRedefine/>
    <w:qFormat/>
    <w:uiPriority w:val="10"/>
    <w:rPr>
      <w:rFonts w:ascii="Calibri Light" w:hAnsi="Calibri Light"/>
      <w:b/>
      <w:bCs/>
      <w:sz w:val="32"/>
      <w:szCs w:val="32"/>
    </w:rPr>
  </w:style>
  <w:style w:type="character" w:customStyle="1" w:styleId="81">
    <w:name w:val="批注主题 字符1"/>
    <w:link w:val="37"/>
    <w:autoRedefine/>
    <w:qFormat/>
    <w:uiPriority w:val="0"/>
    <w:rPr>
      <w:b/>
      <w:bCs/>
      <w:szCs w:val="24"/>
    </w:rPr>
  </w:style>
  <w:style w:type="character" w:customStyle="1" w:styleId="82">
    <w:name w:val="trans"/>
    <w:autoRedefine/>
    <w:qFormat/>
    <w:uiPriority w:val="0"/>
  </w:style>
  <w:style w:type="character" w:customStyle="1" w:styleId="83">
    <w:name w:val="纯文本 字符1"/>
    <w:link w:val="19"/>
    <w:autoRedefine/>
    <w:qFormat/>
    <w:uiPriority w:val="0"/>
    <w:rPr>
      <w:rFonts w:ascii="宋体" w:hAnsi="Courier New"/>
    </w:rPr>
  </w:style>
  <w:style w:type="character" w:customStyle="1" w:styleId="84">
    <w:name w:val="脚注文本 字符1"/>
    <w:link w:val="29"/>
    <w:autoRedefine/>
    <w:qFormat/>
    <w:uiPriority w:val="0"/>
    <w:rPr>
      <w:sz w:val="18"/>
      <w:szCs w:val="18"/>
    </w:rPr>
  </w:style>
  <w:style w:type="character" w:customStyle="1" w:styleId="85">
    <w:name w:val="html-attribute"/>
    <w:autoRedefine/>
    <w:qFormat/>
    <w:uiPriority w:val="0"/>
  </w:style>
  <w:style w:type="character" w:customStyle="1" w:styleId="86">
    <w:name w:val="apple-converted-space"/>
    <w:autoRedefine/>
    <w:qFormat/>
    <w:uiPriority w:val="0"/>
  </w:style>
  <w:style w:type="character" w:customStyle="1" w:styleId="87">
    <w:name w:val="html-attribute-value"/>
    <w:autoRedefine/>
    <w:qFormat/>
    <w:uiPriority w:val="0"/>
  </w:style>
  <w:style w:type="character" w:customStyle="1" w:styleId="88">
    <w:name w:val="副标题 Char1"/>
    <w:basedOn w:val="40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customStyle="1" w:styleId="89">
    <w:name w:val="xl8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character" w:customStyle="1" w:styleId="90">
    <w:name w:val="文档结构图 字符"/>
    <w:basedOn w:val="40"/>
    <w:link w:val="13"/>
    <w:autoRedefine/>
    <w:qFormat/>
    <w:uiPriority w:val="99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91">
    <w:name w:val="xl131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2">
    <w:name w:val="批注文字 Char1"/>
    <w:basedOn w:val="40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93">
    <w:name w:val="页眉 Char1"/>
    <w:basedOn w:val="40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4">
    <w:name w:val="正文文本 字符"/>
    <w:basedOn w:val="40"/>
    <w:link w:val="15"/>
    <w:autoRedefine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95">
    <w:name w:val="正文文本缩进 2 字符"/>
    <w:basedOn w:val="40"/>
    <w:link w:val="22"/>
    <w:autoRedefine/>
    <w:qFormat/>
    <w:uiPriority w:val="0"/>
    <w:rPr>
      <w:rFonts w:ascii="宋体" w:hAnsi="宋体" w:eastAsia="宋体" w:cs="Times New Roman"/>
      <w:kern w:val="0"/>
      <w:sz w:val="24"/>
      <w:szCs w:val="27"/>
    </w:rPr>
  </w:style>
  <w:style w:type="paragraph" w:customStyle="1" w:styleId="96">
    <w:name w:val="xl124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97">
    <w:name w:val="xl9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8">
    <w:name w:val="批注主题 Char1"/>
    <w:basedOn w:val="92"/>
    <w:autoRedefine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99">
    <w:name w:val="批注框文本 Char1"/>
    <w:basedOn w:val="40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0">
    <w:name w:val="日期 Char1"/>
    <w:basedOn w:val="40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101">
    <w:name w:val="xl9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character" w:customStyle="1" w:styleId="102">
    <w:name w:val="页脚 Char1"/>
    <w:basedOn w:val="40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3">
    <w:name w:val="纯文本 Char1"/>
    <w:basedOn w:val="40"/>
    <w:autoRedefine/>
    <w:semiHidden/>
    <w:qFormat/>
    <w:uiPriority w:val="99"/>
    <w:rPr>
      <w:rFonts w:ascii="宋体" w:hAnsi="Courier New" w:eastAsia="宋体" w:cs="Courier New"/>
      <w:szCs w:val="21"/>
    </w:rPr>
  </w:style>
  <w:style w:type="paragraph" w:customStyle="1" w:styleId="104">
    <w:name w:val="xl9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5">
    <w:name w:val="正文文本缩进 字符"/>
    <w:basedOn w:val="40"/>
    <w:link w:val="16"/>
    <w:autoRedefine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106">
    <w:name w:val="xl6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07">
    <w:name w:val="xl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8">
    <w:name w:val="脚注文本 Char1"/>
    <w:basedOn w:val="40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09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10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1">
    <w:name w:val="xl8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character" w:customStyle="1" w:styleId="112">
    <w:name w:val="正文文本缩进 3 字符"/>
    <w:basedOn w:val="40"/>
    <w:link w:val="31"/>
    <w:autoRedefine/>
    <w:qFormat/>
    <w:uiPriority w:val="0"/>
    <w:rPr>
      <w:rFonts w:ascii="宋体" w:hAnsi="宋体" w:eastAsia="宋体" w:cs="Times New Roman"/>
      <w:kern w:val="0"/>
      <w:sz w:val="24"/>
      <w:szCs w:val="24"/>
    </w:rPr>
  </w:style>
  <w:style w:type="paragraph" w:customStyle="1" w:styleId="113">
    <w:name w:val="xl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14">
    <w:name w:val="xl6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5">
    <w:name w:val="xl6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16">
    <w:name w:val="标题 Char1"/>
    <w:basedOn w:val="40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7">
    <w:name w:val="HTML 预设格式 Char1"/>
    <w:basedOn w:val="40"/>
    <w:autoRedefine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paragraph" w:customStyle="1" w:styleId="118">
    <w:name w:val="xl6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9">
    <w:name w:val="xl7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20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21">
    <w:name w:val="xl23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22">
    <w:name w:val="样式1"/>
    <w:basedOn w:val="5"/>
    <w:autoRedefine/>
    <w:qFormat/>
    <w:uiPriority w:val="0"/>
    <w:rPr>
      <w:kern w:val="0"/>
    </w:rPr>
  </w:style>
  <w:style w:type="paragraph" w:customStyle="1" w:styleId="123">
    <w:name w:val="四级条标题"/>
    <w:basedOn w:val="124"/>
    <w:next w:val="1"/>
    <w:autoRedefine/>
    <w:qFormat/>
    <w:uiPriority w:val="0"/>
    <w:pPr>
      <w:outlineLvl w:val="5"/>
    </w:pPr>
  </w:style>
  <w:style w:type="paragraph" w:customStyle="1" w:styleId="124">
    <w:name w:val="三级条标题"/>
    <w:basedOn w:val="125"/>
    <w:next w:val="1"/>
    <w:autoRedefine/>
    <w:qFormat/>
    <w:uiPriority w:val="0"/>
    <w:pPr>
      <w:outlineLvl w:val="4"/>
    </w:pPr>
  </w:style>
  <w:style w:type="paragraph" w:customStyle="1" w:styleId="125">
    <w:name w:val="二级条标题"/>
    <w:basedOn w:val="126"/>
    <w:next w:val="1"/>
    <w:autoRedefine/>
    <w:qFormat/>
    <w:uiPriority w:val="0"/>
    <w:pPr>
      <w:outlineLvl w:val="3"/>
    </w:pPr>
  </w:style>
  <w:style w:type="paragraph" w:customStyle="1" w:styleId="126">
    <w:name w:val="一级条标题"/>
    <w:basedOn w:val="127"/>
    <w:next w:val="1"/>
    <w:autoRedefine/>
    <w:qFormat/>
    <w:uiPriority w:val="0"/>
    <w:pPr>
      <w:spacing w:beforeLines="0" w:afterLines="0"/>
      <w:outlineLvl w:val="2"/>
    </w:pPr>
  </w:style>
  <w:style w:type="paragraph" w:customStyle="1" w:styleId="127">
    <w:name w:val="章标题"/>
    <w:next w:val="1"/>
    <w:autoRedefine/>
    <w:qFormat/>
    <w:uiPriority w:val="0"/>
    <w:pPr>
      <w:spacing w:beforeLines="50" w:afterLines="5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28">
    <w:name w:val="font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129">
    <w:name w:val="TOC 标题1"/>
    <w:basedOn w:val="2"/>
    <w:next w:val="1"/>
    <w:autoRedefine/>
    <w:qFormat/>
    <w:uiPriority w:val="39"/>
    <w:pPr>
      <w:widowControl/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</w:rPr>
  </w:style>
  <w:style w:type="paragraph" w:styleId="130">
    <w:name w:val="List Paragraph"/>
    <w:basedOn w:val="1"/>
    <w:autoRedefine/>
    <w:qFormat/>
    <w:uiPriority w:val="34"/>
    <w:pPr>
      <w:spacing w:line="360" w:lineRule="auto"/>
      <w:ind w:firstLine="420" w:firstLineChars="200"/>
    </w:pPr>
    <w:rPr>
      <w:rFonts w:eastAsia="仿宋"/>
      <w:sz w:val="24"/>
    </w:rPr>
  </w:style>
  <w:style w:type="paragraph" w:customStyle="1" w:styleId="131">
    <w:name w:val="前言、引言标题"/>
    <w:next w:val="1"/>
    <w:autoRedefine/>
    <w:qFormat/>
    <w:uiPriority w:val="0"/>
    <w:p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32">
    <w:name w:val="五级条标题"/>
    <w:basedOn w:val="123"/>
    <w:next w:val="1"/>
    <w:autoRedefine/>
    <w:qFormat/>
    <w:uiPriority w:val="0"/>
    <w:pPr>
      <w:outlineLvl w:val="6"/>
    </w:pPr>
  </w:style>
  <w:style w:type="paragraph" w:customStyle="1" w:styleId="133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34">
    <w:name w:val="xl7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5">
    <w:name w:val="xl77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6">
    <w:name w:val="xl7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7">
    <w:name w:val="xl7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8">
    <w:name w:val="xl8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9">
    <w:name w:val="xl8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0">
    <w:name w:val="xl8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xl8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2">
    <w:name w:val="xl8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3">
    <w:name w:val="xl8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44">
    <w:name w:val="xl8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45">
    <w:name w:val="xl8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6">
    <w:name w:val="xl9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7">
    <w:name w:val="xl92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8">
    <w:name w:val="xl9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49">
    <w:name w:val="xl9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50">
    <w:name w:val="xl96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1">
    <w:name w:val="xl97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2">
    <w:name w:val="xl98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3">
    <w:name w:val="xl10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4">
    <w:name w:val="xl10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55">
    <w:name w:val="xl102"/>
    <w:basedOn w:val="1"/>
    <w:autoRedefine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156">
    <w:name w:val="xl103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57">
    <w:name w:val="xl104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8">
    <w:name w:val="xl10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9">
    <w:name w:val="xl10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0">
    <w:name w:val="xl10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61">
    <w:name w:val="xl10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162">
    <w:name w:val="xl10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163">
    <w:name w:val="xl11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4">
    <w:name w:val="xl11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65">
    <w:name w:val="xl11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66">
    <w:name w:val="xl113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67">
    <w:name w:val="xl11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168">
    <w:name w:val="xl11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cs="Arial"/>
      <w:color w:val="333333"/>
      <w:kern w:val="0"/>
      <w:sz w:val="24"/>
    </w:rPr>
  </w:style>
  <w:style w:type="paragraph" w:customStyle="1" w:styleId="169">
    <w:name w:val="xl11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170">
    <w:name w:val="xl11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1">
    <w:name w:val="xl118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2">
    <w:name w:val="xl119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3">
    <w:name w:val="xl12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174">
    <w:name w:val="xl12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5">
    <w:name w:val="xl12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6">
    <w:name w:val="xl123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7">
    <w:name w:val="xl12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8">
    <w:name w:val="xl126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79">
    <w:name w:val="xl127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0">
    <w:name w:val="xl12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1">
    <w:name w:val="xl129"/>
    <w:basedOn w:val="1"/>
    <w:autoRedefine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2">
    <w:name w:val="xl130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3">
    <w:name w:val="xl132"/>
    <w:basedOn w:val="1"/>
    <w:autoRedefine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4">
    <w:name w:val="xl133"/>
    <w:basedOn w:val="1"/>
    <w:autoRedefine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5">
    <w:name w:val="xl13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6">
    <w:name w:val="xl135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7">
    <w:name w:val="xl13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8">
    <w:name w:val="xl137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9">
    <w:name w:val="xl138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0">
    <w:name w:val="xl13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1">
    <w:name w:val="xl19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2">
    <w:name w:val="xl15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3">
    <w:name w:val="xl14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4">
    <w:name w:val="xl175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195">
    <w:name w:val="xl14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96">
    <w:name w:val="xl24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97">
    <w:name w:val="xl211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198">
    <w:name w:val="xl187"/>
    <w:basedOn w:val="1"/>
    <w:autoRedefine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9">
    <w:name w:val="xl142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200">
    <w:name w:val="xl14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1">
    <w:name w:val="xl24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02">
    <w:name w:val="xl210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03">
    <w:name w:val="xl144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4">
    <w:name w:val="xl14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5">
    <w:name w:val="xl244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206">
    <w:name w:val="xl17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07">
    <w:name w:val="xl14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8">
    <w:name w:val="xl147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09">
    <w:name w:val="xl181"/>
    <w:basedOn w:val="1"/>
    <w:autoRedefine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10">
    <w:name w:val="xl14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1">
    <w:name w:val="xl21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12">
    <w:name w:val="xl14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3">
    <w:name w:val="xl24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14">
    <w:name w:val="xl173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15">
    <w:name w:val="xl15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6">
    <w:name w:val="font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217">
    <w:name w:val="xl213"/>
    <w:basedOn w:val="1"/>
    <w:autoRedefine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18">
    <w:name w:val="xl185"/>
    <w:basedOn w:val="1"/>
    <w:autoRedefine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19">
    <w:name w:val="xl15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0">
    <w:name w:val="xl17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21">
    <w:name w:val="xl15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2">
    <w:name w:val="xl20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23">
    <w:name w:val="xl18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4">
    <w:name w:val="xl153"/>
    <w:basedOn w:val="1"/>
    <w:autoRedefine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5">
    <w:name w:val="xl246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26">
    <w:name w:val="xl207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27">
    <w:name w:val="xl18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8">
    <w:name w:val="xl154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29">
    <w:name w:val="fon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outline/>
      <w:color w:val="000000"/>
      <w:kern w:val="0"/>
      <w:sz w:val="24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customStyle="1" w:styleId="230">
    <w:name w:val="xl21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1">
    <w:name w:val="xl155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2">
    <w:name w:val="xl156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3">
    <w:name w:val="xl231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234">
    <w:name w:val="xl157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35">
    <w:name w:val="xl22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236">
    <w:name w:val="xl199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7">
    <w:name w:val="xl15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8">
    <w:name w:val="xl16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9">
    <w:name w:val="xl22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40">
    <w:name w:val="xl16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41">
    <w:name w:val="xl162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42">
    <w:name w:val="xl22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243">
    <w:name w:val="xl1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4">
    <w:name w:val="xl194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45">
    <w:name w:val="xl164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6">
    <w:name w:val="xl16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7">
    <w:name w:val="xl23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Cs w:val="21"/>
    </w:rPr>
  </w:style>
  <w:style w:type="paragraph" w:customStyle="1" w:styleId="248">
    <w:name w:val="xl18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49">
    <w:name w:val="xl166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0">
    <w:name w:val="xl230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251">
    <w:name w:val="xl167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2">
    <w:name w:val="xl202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3">
    <w:name w:val="xl1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4">
    <w:name w:val="xl22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5">
    <w:name w:val="xl16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6">
    <w:name w:val="xl19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7">
    <w:name w:val="xl1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58">
    <w:name w:val="xl201"/>
    <w:basedOn w:val="1"/>
    <w:autoRedefine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9">
    <w:name w:val="xl1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60">
    <w:name w:val="xl19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1">
    <w:name w:val="xl172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62">
    <w:name w:val="xl6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3">
    <w:name w:val="xl20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64">
    <w:name w:val="xl1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265">
    <w:name w:val="xl176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266">
    <w:name w:val="xl24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67">
    <w:name w:val="xl17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268">
    <w:name w:val="xl206"/>
    <w:basedOn w:val="1"/>
    <w:autoRedefine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69">
    <w:name w:val="xl18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0">
    <w:name w:val="xl237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71">
    <w:name w:val="xl182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2">
    <w:name w:val="xl183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3">
    <w:name w:val="font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74">
    <w:name w:val="xl18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5">
    <w:name w:val="xl233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Cs w:val="21"/>
    </w:rPr>
  </w:style>
  <w:style w:type="paragraph" w:customStyle="1" w:styleId="276">
    <w:name w:val="xl193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7">
    <w:name w:val="xl22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78">
    <w:name w:val="xl19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79">
    <w:name w:val="xl196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80">
    <w:name w:val="xl19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81">
    <w:name w:val="xl19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2">
    <w:name w:val="xl23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Cs w:val="21"/>
    </w:rPr>
  </w:style>
  <w:style w:type="paragraph" w:customStyle="1" w:styleId="283">
    <w:name w:val="xl20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4">
    <w:name w:val="xl203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5">
    <w:name w:val="xl225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86">
    <w:name w:val="xl204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7">
    <w:name w:val="xl208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88">
    <w:name w:val="xl212"/>
    <w:basedOn w:val="1"/>
    <w:autoRedefine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89">
    <w:name w:val="xl239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90">
    <w:name w:val="xl21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291">
    <w:name w:val="xl21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292">
    <w:name w:val="xl242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293">
    <w:name w:val="xl21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4">
    <w:name w:val="xl21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5">
    <w:name w:val="xl238"/>
    <w:basedOn w:val="1"/>
    <w:autoRedefine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96">
    <w:name w:val="xl22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7">
    <w:name w:val="xl222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8">
    <w:name w:val="xl227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299">
    <w:name w:val="xl22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300">
    <w:name w:val="xl23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FF0000"/>
      <w:kern w:val="0"/>
      <w:sz w:val="24"/>
    </w:rPr>
  </w:style>
  <w:style w:type="paragraph" w:customStyle="1" w:styleId="301">
    <w:name w:val="xl241"/>
    <w:basedOn w:val="1"/>
    <w:autoRedefine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302">
    <w:name w:val="xl117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03">
    <w:name w:val="xl785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04">
    <w:name w:val="xl75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05">
    <w:name w:val="xl71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06">
    <w:name w:val="xl281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307">
    <w:name w:val="xl253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308">
    <w:name w:val="xl773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09">
    <w:name w:val="xl75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0">
    <w:name w:val="xl720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1">
    <w:name w:val="font3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3B3B3B"/>
      <w:kern w:val="0"/>
      <w:sz w:val="18"/>
      <w:szCs w:val="18"/>
    </w:rPr>
  </w:style>
  <w:style w:type="paragraph" w:customStyle="1" w:styleId="312">
    <w:name w:val="xl6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13">
    <w:name w:val="font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161616"/>
      <w:kern w:val="0"/>
      <w:sz w:val="18"/>
      <w:szCs w:val="18"/>
    </w:rPr>
  </w:style>
  <w:style w:type="paragraph" w:customStyle="1" w:styleId="314">
    <w:name w:val="xl118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15">
    <w:name w:val="xl798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6">
    <w:name w:val="xl767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7">
    <w:name w:val="xl73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18">
    <w:name w:val="xl114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19">
    <w:name w:val="xl266"/>
    <w:basedOn w:val="1"/>
    <w:autoRedefine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20">
    <w:name w:val="font4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宋体"/>
      <w:color w:val="313131"/>
      <w:kern w:val="0"/>
      <w:sz w:val="22"/>
      <w:szCs w:val="22"/>
    </w:rPr>
  </w:style>
  <w:style w:type="paragraph" w:customStyle="1" w:styleId="321">
    <w:name w:val="xl79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22">
    <w:name w:val="xl7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23">
    <w:name w:val="xl72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24">
    <w:name w:val="_Style 504"/>
    <w:basedOn w:val="1"/>
    <w:next w:val="1"/>
    <w:autoRedefine/>
    <w:qFormat/>
    <w:uiPriority w:val="0"/>
  </w:style>
  <w:style w:type="paragraph" w:customStyle="1" w:styleId="325">
    <w:name w:val="font1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326">
    <w:name w:val="font1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414242"/>
      <w:kern w:val="0"/>
      <w:sz w:val="18"/>
      <w:szCs w:val="18"/>
    </w:rPr>
  </w:style>
  <w:style w:type="paragraph" w:customStyle="1" w:styleId="327">
    <w:name w:val="xl1182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28">
    <w:name w:val="xl80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329">
    <w:name w:val="xl770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0">
    <w:name w:val="xl73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1">
    <w:name w:val="xl29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B3B3B"/>
      <w:kern w:val="0"/>
      <w:sz w:val="18"/>
      <w:szCs w:val="18"/>
    </w:rPr>
  </w:style>
  <w:style w:type="paragraph" w:customStyle="1" w:styleId="332">
    <w:name w:val="xl26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33">
    <w:name w:val="font1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334">
    <w:name w:val="xl117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35">
    <w:name w:val="xl72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6">
    <w:name w:val="font1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E6060"/>
      <w:kern w:val="0"/>
      <w:sz w:val="18"/>
      <w:szCs w:val="18"/>
    </w:rPr>
  </w:style>
  <w:style w:type="paragraph" w:customStyle="1" w:styleId="337">
    <w:name w:val="xl117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38">
    <w:name w:val="xl794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39">
    <w:name w:val="xl764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40">
    <w:name w:val="xl297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D3D3D"/>
      <w:kern w:val="0"/>
      <w:sz w:val="18"/>
      <w:szCs w:val="18"/>
    </w:rPr>
  </w:style>
  <w:style w:type="paragraph" w:customStyle="1" w:styleId="341">
    <w:name w:val="font4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13131"/>
      <w:kern w:val="0"/>
      <w:sz w:val="18"/>
      <w:szCs w:val="18"/>
    </w:rPr>
  </w:style>
  <w:style w:type="paragraph" w:customStyle="1" w:styleId="342">
    <w:name w:val="font1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343">
    <w:name w:val="xl118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44">
    <w:name w:val="xl768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45">
    <w:name w:val="xl29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707070"/>
      <w:kern w:val="0"/>
      <w:sz w:val="18"/>
      <w:szCs w:val="18"/>
    </w:rPr>
  </w:style>
  <w:style w:type="paragraph" w:customStyle="1" w:styleId="346">
    <w:name w:val="xl27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47">
    <w:name w:val="font5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D2D2D"/>
      <w:kern w:val="0"/>
      <w:sz w:val="18"/>
      <w:szCs w:val="18"/>
    </w:rPr>
  </w:style>
  <w:style w:type="paragraph" w:customStyle="1" w:styleId="348">
    <w:name w:val="font1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349">
    <w:name w:val="xl118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50">
    <w:name w:val="xl79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51">
    <w:name w:val="xl113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52">
    <w:name w:val="xl295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3B3B3B"/>
      <w:kern w:val="0"/>
      <w:sz w:val="18"/>
      <w:szCs w:val="18"/>
    </w:rPr>
  </w:style>
  <w:style w:type="paragraph" w:customStyle="1" w:styleId="353">
    <w:name w:val="font1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54">
    <w:name w:val="font1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55">
    <w:name w:val="xl117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56">
    <w:name w:val="xl72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57">
    <w:name w:val="xl114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58">
    <w:name w:val="xl26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359">
    <w:name w:val="font4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777777"/>
      <w:kern w:val="0"/>
      <w:sz w:val="18"/>
      <w:szCs w:val="18"/>
    </w:rPr>
  </w:style>
  <w:style w:type="paragraph" w:customStyle="1" w:styleId="360">
    <w:name w:val="xl762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61">
    <w:name w:val="xl72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62">
    <w:name w:val="xl2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63">
    <w:name w:val="font4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545454"/>
      <w:kern w:val="0"/>
      <w:sz w:val="18"/>
      <w:szCs w:val="18"/>
    </w:rPr>
  </w:style>
  <w:style w:type="paragraph" w:customStyle="1" w:styleId="364">
    <w:name w:val="font1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38383A"/>
      <w:kern w:val="0"/>
      <w:sz w:val="18"/>
      <w:szCs w:val="18"/>
    </w:rPr>
  </w:style>
  <w:style w:type="paragraph" w:customStyle="1" w:styleId="365">
    <w:name w:val="xl800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366">
    <w:name w:val="xl114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67">
    <w:name w:val="xl296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3B3B3B"/>
      <w:kern w:val="0"/>
      <w:sz w:val="18"/>
      <w:szCs w:val="18"/>
    </w:rPr>
  </w:style>
  <w:style w:type="paragraph" w:customStyle="1" w:styleId="368">
    <w:name w:val="xl269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69">
    <w:name w:val="font1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727272"/>
      <w:kern w:val="0"/>
      <w:sz w:val="18"/>
      <w:szCs w:val="18"/>
    </w:rPr>
  </w:style>
  <w:style w:type="paragraph" w:customStyle="1" w:styleId="370">
    <w:name w:val="font2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81818"/>
      <w:kern w:val="0"/>
      <w:sz w:val="18"/>
      <w:szCs w:val="18"/>
    </w:rPr>
  </w:style>
  <w:style w:type="paragraph" w:customStyle="1" w:styleId="371">
    <w:name w:val="xl118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72">
    <w:name w:val="font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73">
    <w:name w:val="xl736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74">
    <w:name w:val="xl1146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375">
    <w:name w:val="font5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2D2D2D"/>
      <w:kern w:val="0"/>
      <w:sz w:val="18"/>
      <w:szCs w:val="18"/>
    </w:rPr>
  </w:style>
  <w:style w:type="paragraph" w:customStyle="1" w:styleId="376">
    <w:name w:val="font2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D3F3F"/>
      <w:kern w:val="0"/>
      <w:sz w:val="18"/>
      <w:szCs w:val="18"/>
    </w:rPr>
  </w:style>
  <w:style w:type="paragraph" w:customStyle="1" w:styleId="377">
    <w:name w:val="xl11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378">
    <w:name w:val="xl79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79">
    <w:name w:val="xl1142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0">
    <w:name w:val="xl287"/>
    <w:basedOn w:val="1"/>
    <w:autoRedefine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5B5B5B"/>
      <w:kern w:val="0"/>
      <w:sz w:val="18"/>
      <w:szCs w:val="18"/>
    </w:rPr>
  </w:style>
  <w:style w:type="paragraph" w:customStyle="1" w:styleId="381">
    <w:name w:val="font4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24242"/>
      <w:kern w:val="0"/>
      <w:sz w:val="18"/>
      <w:szCs w:val="18"/>
    </w:rPr>
  </w:style>
  <w:style w:type="paragraph" w:customStyle="1" w:styleId="382">
    <w:name w:val="font2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83838"/>
      <w:kern w:val="0"/>
      <w:sz w:val="18"/>
      <w:szCs w:val="18"/>
    </w:rPr>
  </w:style>
  <w:style w:type="paragraph" w:customStyle="1" w:styleId="383">
    <w:name w:val="xl1173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4">
    <w:name w:val="xl76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85">
    <w:name w:val="xl111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6">
    <w:name w:val="font5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82828"/>
      <w:kern w:val="0"/>
      <w:sz w:val="18"/>
      <w:szCs w:val="18"/>
    </w:rPr>
  </w:style>
  <w:style w:type="paragraph" w:customStyle="1" w:styleId="387">
    <w:name w:val="xl72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88">
    <w:name w:val="xl113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89">
    <w:name w:val="xl29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94949"/>
      <w:kern w:val="0"/>
      <w:sz w:val="18"/>
      <w:szCs w:val="18"/>
    </w:rPr>
  </w:style>
  <w:style w:type="paragraph" w:customStyle="1" w:styleId="390">
    <w:name w:val="xl2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391">
    <w:name w:val="font4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A3A3A"/>
      <w:kern w:val="0"/>
      <w:sz w:val="18"/>
      <w:szCs w:val="18"/>
    </w:rPr>
  </w:style>
  <w:style w:type="paragraph" w:customStyle="1" w:styleId="392">
    <w:name w:val="font2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383838"/>
      <w:kern w:val="0"/>
      <w:sz w:val="18"/>
      <w:szCs w:val="18"/>
    </w:rPr>
  </w:style>
  <w:style w:type="paragraph" w:customStyle="1" w:styleId="393">
    <w:name w:val="xl797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94">
    <w:name w:val="xl756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395">
    <w:name w:val="xl114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96">
    <w:name w:val="xl255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397">
    <w:name w:val="font2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D3D3D"/>
      <w:kern w:val="0"/>
      <w:sz w:val="18"/>
      <w:szCs w:val="18"/>
    </w:rPr>
  </w:style>
  <w:style w:type="paragraph" w:customStyle="1" w:styleId="398">
    <w:name w:val="xl115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399">
    <w:name w:val="xl75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0">
    <w:name w:val="font2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32323"/>
      <w:kern w:val="0"/>
      <w:sz w:val="18"/>
      <w:szCs w:val="18"/>
    </w:rPr>
  </w:style>
  <w:style w:type="paragraph" w:customStyle="1" w:styleId="401">
    <w:name w:val="xl75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2">
    <w:name w:val="xl716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3">
    <w:name w:val="xl112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04">
    <w:name w:val="xl25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405">
    <w:name w:val="font2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838383"/>
      <w:kern w:val="0"/>
      <w:sz w:val="18"/>
      <w:szCs w:val="18"/>
    </w:rPr>
  </w:style>
  <w:style w:type="paragraph" w:customStyle="1" w:styleId="406">
    <w:name w:val="xl74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07">
    <w:name w:val="xl113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08">
    <w:name w:val="font2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81818"/>
      <w:kern w:val="0"/>
      <w:sz w:val="18"/>
      <w:szCs w:val="18"/>
    </w:rPr>
  </w:style>
  <w:style w:type="paragraph" w:customStyle="1" w:styleId="409">
    <w:name w:val="xl77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0">
    <w:name w:val="xl71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1">
    <w:name w:val="xl283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412">
    <w:name w:val="font2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46464"/>
      <w:kern w:val="0"/>
      <w:sz w:val="18"/>
      <w:szCs w:val="18"/>
    </w:rPr>
  </w:style>
  <w:style w:type="paragraph" w:customStyle="1" w:styleId="413">
    <w:name w:val="xl116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14">
    <w:name w:val="xl78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5">
    <w:name w:val="xl718"/>
    <w:basedOn w:val="1"/>
    <w:autoRedefine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16">
    <w:name w:val="xl112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17">
    <w:name w:val="xl271"/>
    <w:basedOn w:val="1"/>
    <w:autoRedefine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418">
    <w:name w:val="font2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4D4D4D"/>
      <w:kern w:val="0"/>
      <w:sz w:val="18"/>
      <w:szCs w:val="18"/>
    </w:rPr>
  </w:style>
  <w:style w:type="paragraph" w:customStyle="1" w:styleId="419">
    <w:name w:val="xl78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20">
    <w:name w:val="xl744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21">
    <w:name w:val="font5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A1A1A"/>
      <w:kern w:val="0"/>
      <w:sz w:val="18"/>
      <w:szCs w:val="18"/>
    </w:rPr>
  </w:style>
  <w:style w:type="paragraph" w:customStyle="1" w:styleId="422">
    <w:name w:val="Char"/>
    <w:basedOn w:val="1"/>
    <w:autoRedefine/>
    <w:qFormat/>
    <w:uiPriority w:val="0"/>
    <w:pPr>
      <w:widowControl/>
      <w:tabs>
        <w:tab w:val="left" w:pos="840"/>
      </w:tabs>
      <w:ind w:left="840" w:hanging="360"/>
      <w:jc w:val="left"/>
    </w:pPr>
  </w:style>
  <w:style w:type="paragraph" w:customStyle="1" w:styleId="423">
    <w:name w:val="font3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D4D4D"/>
      <w:kern w:val="0"/>
      <w:sz w:val="18"/>
      <w:szCs w:val="18"/>
    </w:rPr>
  </w:style>
  <w:style w:type="paragraph" w:customStyle="1" w:styleId="424">
    <w:name w:val="xl71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25">
    <w:name w:val="xl112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26">
    <w:name w:val="xl286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color w:val="5B5B5B"/>
      <w:kern w:val="0"/>
      <w:sz w:val="18"/>
      <w:szCs w:val="18"/>
    </w:rPr>
  </w:style>
  <w:style w:type="paragraph" w:customStyle="1" w:styleId="427">
    <w:name w:val="xl24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2D2F2F"/>
      <w:kern w:val="0"/>
      <w:sz w:val="18"/>
      <w:szCs w:val="18"/>
    </w:rPr>
  </w:style>
  <w:style w:type="paragraph" w:customStyle="1" w:styleId="428">
    <w:name w:val="font3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161616"/>
      <w:kern w:val="0"/>
      <w:sz w:val="18"/>
      <w:szCs w:val="18"/>
    </w:rPr>
  </w:style>
  <w:style w:type="paragraph" w:customStyle="1" w:styleId="429">
    <w:name w:val="xl113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宋体" w:hAnsi="宋体" w:cs="宋体"/>
      <w:kern w:val="0"/>
      <w:sz w:val="28"/>
      <w:szCs w:val="28"/>
    </w:rPr>
  </w:style>
  <w:style w:type="paragraph" w:customStyle="1" w:styleId="430">
    <w:name w:val="xl25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431">
    <w:name w:val="font3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63F3F"/>
      <w:kern w:val="0"/>
      <w:sz w:val="18"/>
      <w:szCs w:val="18"/>
    </w:rPr>
  </w:style>
  <w:style w:type="paragraph" w:customStyle="1" w:styleId="432">
    <w:name w:val="xl116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33">
    <w:name w:val="xl113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34">
    <w:name w:val="font3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F2F2F"/>
      <w:kern w:val="0"/>
      <w:sz w:val="18"/>
      <w:szCs w:val="18"/>
    </w:rPr>
  </w:style>
  <w:style w:type="paragraph" w:customStyle="1" w:styleId="435">
    <w:name w:val="xl115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36">
    <w:name w:val="xl74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37">
    <w:name w:val="font3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96B6B"/>
      <w:kern w:val="0"/>
      <w:sz w:val="18"/>
      <w:szCs w:val="18"/>
    </w:rPr>
  </w:style>
  <w:style w:type="paragraph" w:customStyle="1" w:styleId="438">
    <w:name w:val="font6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Arial" w:hAnsi="Arial" w:cs="Arial"/>
      <w:color w:val="525454"/>
      <w:kern w:val="0"/>
      <w:sz w:val="18"/>
      <w:szCs w:val="18"/>
    </w:rPr>
  </w:style>
  <w:style w:type="paragraph" w:customStyle="1" w:styleId="439">
    <w:name w:val="font3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B3B3B"/>
      <w:kern w:val="0"/>
      <w:sz w:val="18"/>
      <w:szCs w:val="18"/>
    </w:rPr>
  </w:style>
  <w:style w:type="paragraph" w:customStyle="1" w:styleId="440">
    <w:name w:val="xl74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41">
    <w:name w:val="xl1153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42">
    <w:name w:val="xl2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443">
    <w:name w:val="font5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757575"/>
      <w:kern w:val="0"/>
      <w:sz w:val="18"/>
      <w:szCs w:val="18"/>
    </w:rPr>
  </w:style>
  <w:style w:type="paragraph" w:customStyle="1" w:styleId="444">
    <w:name w:val="font3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06060"/>
      <w:kern w:val="0"/>
      <w:sz w:val="18"/>
      <w:szCs w:val="18"/>
    </w:rPr>
  </w:style>
  <w:style w:type="paragraph" w:customStyle="1" w:styleId="445">
    <w:name w:val="xl115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46">
    <w:name w:val="xl71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47">
    <w:name w:val="xl113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48">
    <w:name w:val="font38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606060"/>
      <w:kern w:val="0"/>
      <w:sz w:val="18"/>
      <w:szCs w:val="18"/>
    </w:rPr>
  </w:style>
  <w:style w:type="paragraph" w:customStyle="1" w:styleId="449">
    <w:name w:val="xl115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0">
    <w:name w:val="xl78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1">
    <w:name w:val="xl75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2">
    <w:name w:val="xl72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3">
    <w:name w:val="xl113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4">
    <w:name w:val="xl27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455">
    <w:name w:val="font39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2A2A2A"/>
      <w:kern w:val="0"/>
      <w:sz w:val="18"/>
      <w:szCs w:val="18"/>
    </w:rPr>
  </w:style>
  <w:style w:type="paragraph" w:customStyle="1" w:styleId="456">
    <w:name w:val="xl116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7">
    <w:name w:val="xl77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58">
    <w:name w:val="xl112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59">
    <w:name w:val="font6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460">
    <w:name w:val="font4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2A2A2A"/>
      <w:kern w:val="0"/>
      <w:sz w:val="18"/>
      <w:szCs w:val="18"/>
    </w:rPr>
  </w:style>
  <w:style w:type="paragraph" w:customStyle="1" w:styleId="461">
    <w:name w:val="xl1172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62">
    <w:name w:val="xl7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63">
    <w:name w:val="xl114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64">
    <w:name w:val="font4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13131"/>
      <w:kern w:val="0"/>
      <w:sz w:val="18"/>
      <w:szCs w:val="18"/>
    </w:rPr>
  </w:style>
  <w:style w:type="paragraph" w:customStyle="1" w:styleId="465">
    <w:name w:val="xl76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66">
    <w:name w:val="xl1143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67">
    <w:name w:val="font4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45454"/>
      <w:kern w:val="0"/>
      <w:sz w:val="18"/>
      <w:szCs w:val="18"/>
    </w:rPr>
  </w:style>
  <w:style w:type="paragraph" w:customStyle="1" w:styleId="468">
    <w:name w:val="xl79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469">
    <w:name w:val="xl73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70">
    <w:name w:val="xl28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707070"/>
      <w:kern w:val="0"/>
      <w:sz w:val="18"/>
      <w:szCs w:val="18"/>
    </w:rPr>
  </w:style>
  <w:style w:type="paragraph" w:customStyle="1" w:styleId="471">
    <w:name w:val="font4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313131"/>
      <w:kern w:val="0"/>
      <w:sz w:val="18"/>
      <w:szCs w:val="18"/>
    </w:rPr>
  </w:style>
  <w:style w:type="paragraph" w:customStyle="1" w:styleId="472">
    <w:name w:val="xl117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473">
    <w:name w:val="xl75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74">
    <w:name w:val="xl29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4D4D4D"/>
      <w:kern w:val="0"/>
      <w:sz w:val="18"/>
      <w:szCs w:val="18"/>
    </w:rPr>
  </w:style>
  <w:style w:type="paragraph" w:customStyle="1" w:styleId="475">
    <w:name w:val="xl265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476">
    <w:name w:val="font5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282828"/>
      <w:kern w:val="0"/>
      <w:sz w:val="18"/>
      <w:szCs w:val="18"/>
    </w:rPr>
  </w:style>
  <w:style w:type="paragraph" w:customStyle="1" w:styleId="477">
    <w:name w:val="xl1151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478">
    <w:name w:val="xl264"/>
    <w:basedOn w:val="1"/>
    <w:autoRedefine/>
    <w:qFormat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479">
    <w:name w:val="font5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6B6B6B"/>
      <w:kern w:val="0"/>
      <w:sz w:val="18"/>
      <w:szCs w:val="18"/>
    </w:rPr>
  </w:style>
  <w:style w:type="paragraph" w:customStyle="1" w:styleId="480">
    <w:name w:val="xl115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81">
    <w:name w:val="font5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color w:val="4B4B4B"/>
      <w:kern w:val="0"/>
      <w:sz w:val="18"/>
      <w:szCs w:val="18"/>
    </w:rPr>
  </w:style>
  <w:style w:type="paragraph" w:customStyle="1" w:styleId="482">
    <w:name w:val="xl75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83">
    <w:name w:val="xl1150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484">
    <w:name w:val="xl112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85">
    <w:name w:val="xl25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color w:val="414242"/>
      <w:kern w:val="0"/>
      <w:sz w:val="18"/>
      <w:szCs w:val="18"/>
    </w:rPr>
  </w:style>
  <w:style w:type="paragraph" w:customStyle="1" w:styleId="486">
    <w:name w:val="font5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487">
    <w:name w:val="xl1166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88">
    <w:name w:val="xl78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89">
    <w:name w:val="xl74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0">
    <w:name w:val="xl72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1">
    <w:name w:val="xl112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92">
    <w:name w:val="xl27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493">
    <w:name w:val="font57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4B4B4B"/>
      <w:kern w:val="0"/>
      <w:sz w:val="18"/>
      <w:szCs w:val="18"/>
    </w:rPr>
  </w:style>
  <w:style w:type="paragraph" w:customStyle="1" w:styleId="494">
    <w:name w:val="xl11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95">
    <w:name w:val="xl7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6">
    <w:name w:val="xl113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497">
    <w:name w:val="font6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498">
    <w:name w:val="xl74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499">
    <w:name w:val="xl1154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00">
    <w:name w:val="xl113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01">
    <w:name w:val="xl276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525454"/>
      <w:kern w:val="0"/>
      <w:sz w:val="18"/>
      <w:szCs w:val="18"/>
    </w:rPr>
  </w:style>
  <w:style w:type="paragraph" w:customStyle="1" w:styleId="502">
    <w:name w:val="font6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503">
    <w:name w:val="xl77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04">
    <w:name w:val="xl74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05">
    <w:name w:val="xl284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8383A"/>
      <w:kern w:val="0"/>
      <w:sz w:val="18"/>
      <w:szCs w:val="18"/>
    </w:rPr>
  </w:style>
  <w:style w:type="paragraph" w:customStyle="1" w:styleId="506">
    <w:name w:val="font64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45454"/>
      <w:kern w:val="0"/>
      <w:sz w:val="18"/>
      <w:szCs w:val="18"/>
    </w:rPr>
  </w:style>
  <w:style w:type="paragraph" w:customStyle="1" w:styleId="507">
    <w:name w:val="xl11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08">
    <w:name w:val="font6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D5D5D"/>
      <w:kern w:val="0"/>
      <w:sz w:val="18"/>
      <w:szCs w:val="18"/>
    </w:rPr>
  </w:style>
  <w:style w:type="paragraph" w:customStyle="1" w:styleId="509">
    <w:name w:val="xl1169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10">
    <w:name w:val="xl78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11">
    <w:name w:val="xl74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12">
    <w:name w:val="xl285"/>
    <w:basedOn w:val="1"/>
    <w:autoRedefine/>
    <w:qFormat/>
    <w:uiPriority w:val="0"/>
    <w:pPr>
      <w:widowControl/>
      <w:pBdr>
        <w:top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513">
    <w:name w:val="xl24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2D2F2F"/>
      <w:kern w:val="0"/>
      <w:sz w:val="18"/>
      <w:szCs w:val="18"/>
    </w:rPr>
  </w:style>
  <w:style w:type="paragraph" w:customStyle="1" w:styleId="514">
    <w:name w:val="xl116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15">
    <w:name w:val="xl782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16">
    <w:name w:val="xl273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517">
    <w:name w:val="xl25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18">
    <w:name w:val="xl116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19">
    <w:name w:val="xl77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0">
    <w:name w:val="xl71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1">
    <w:name w:val="xl252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522">
    <w:name w:val="xl79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3">
    <w:name w:val="xl761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4">
    <w:name w:val="xl73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5">
    <w:name w:val="xl293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94949"/>
      <w:kern w:val="0"/>
      <w:sz w:val="18"/>
      <w:szCs w:val="18"/>
    </w:rPr>
  </w:style>
  <w:style w:type="paragraph" w:customStyle="1" w:styleId="526">
    <w:name w:val="xl25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27">
    <w:name w:val="xl1155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28">
    <w:name w:val="xl77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29">
    <w:name w:val="xl25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30">
    <w:name w:val="xl73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1">
    <w:name w:val="xl113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32">
    <w:name w:val="xl30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color w:val="4D4D4D"/>
      <w:kern w:val="0"/>
      <w:sz w:val="18"/>
      <w:szCs w:val="18"/>
    </w:rPr>
  </w:style>
  <w:style w:type="paragraph" w:customStyle="1" w:styleId="533">
    <w:name w:val="xl25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34">
    <w:name w:val="xl75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5">
    <w:name w:val="xl72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6">
    <w:name w:val="xl114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37">
    <w:name w:val="xl262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538">
    <w:name w:val="xl73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39">
    <w:name w:val="xl267"/>
    <w:basedOn w:val="1"/>
    <w:autoRedefine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540">
    <w:name w:val="xl783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1">
    <w:name w:val="xl74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2">
    <w:name w:val="xl71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43">
    <w:name w:val="xl112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44">
    <w:name w:val="xl2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545">
    <w:name w:val="xl11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46">
    <w:name w:val="xl776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7">
    <w:name w:val="xl750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48">
    <w:name w:val="xl27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549">
    <w:name w:val="xl1160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50">
    <w:name w:val="xl77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1">
    <w:name w:val="xl112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52">
    <w:name w:val="xl27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553">
    <w:name w:val="xl112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54">
    <w:name w:val="xl280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25454"/>
      <w:kern w:val="0"/>
      <w:sz w:val="18"/>
      <w:szCs w:val="18"/>
    </w:rPr>
  </w:style>
  <w:style w:type="paragraph" w:customStyle="1" w:styleId="555">
    <w:name w:val="xl74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6">
    <w:name w:val="xl723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7">
    <w:name w:val="xl2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14242"/>
      <w:kern w:val="0"/>
      <w:sz w:val="18"/>
      <w:szCs w:val="18"/>
    </w:rPr>
  </w:style>
  <w:style w:type="paragraph" w:customStyle="1" w:styleId="558">
    <w:name w:val="xl789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59">
    <w:name w:val="xl73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0">
    <w:name w:val="xl288"/>
    <w:basedOn w:val="1"/>
    <w:autoRedefine/>
    <w:qFormat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5B5B5B"/>
      <w:kern w:val="0"/>
      <w:sz w:val="18"/>
      <w:szCs w:val="18"/>
    </w:rPr>
  </w:style>
  <w:style w:type="paragraph" w:customStyle="1" w:styleId="561">
    <w:name w:val="xl79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2">
    <w:name w:val="xl7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3">
    <w:name w:val="xl73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4">
    <w:name w:val="xl292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494949"/>
      <w:kern w:val="0"/>
      <w:sz w:val="18"/>
      <w:szCs w:val="18"/>
    </w:rPr>
  </w:style>
  <w:style w:type="paragraph" w:customStyle="1" w:styleId="565">
    <w:name w:val="xl117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66">
    <w:name w:val="xl792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67">
    <w:name w:val="xl114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8"/>
      <w:szCs w:val="28"/>
    </w:rPr>
  </w:style>
  <w:style w:type="paragraph" w:customStyle="1" w:styleId="568">
    <w:name w:val="xl298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D3D3D"/>
      <w:kern w:val="0"/>
      <w:sz w:val="18"/>
      <w:szCs w:val="18"/>
    </w:rPr>
  </w:style>
  <w:style w:type="paragraph" w:customStyle="1" w:styleId="569">
    <w:name w:val="xl71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70">
    <w:name w:val="xl112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8"/>
      <w:szCs w:val="28"/>
    </w:rPr>
  </w:style>
  <w:style w:type="paragraph" w:customStyle="1" w:styleId="571">
    <w:name w:val="xl71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8"/>
      <w:szCs w:val="28"/>
    </w:rPr>
  </w:style>
  <w:style w:type="paragraph" w:customStyle="1" w:styleId="572">
    <w:name w:val="xl788"/>
    <w:basedOn w:val="1"/>
    <w:autoRedefine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73">
    <w:name w:val="xl733"/>
    <w:basedOn w:val="1"/>
    <w:autoRedefine/>
    <w:qFormat/>
    <w:uiPriority w:val="0"/>
    <w:pPr>
      <w:widowControl/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8"/>
      <w:szCs w:val="28"/>
    </w:rPr>
  </w:style>
  <w:style w:type="paragraph" w:customStyle="1" w:styleId="574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75">
    <w:name w:val="p0"/>
    <w:basedOn w:val="1"/>
    <w:autoRedefine/>
    <w:qFormat/>
    <w:uiPriority w:val="0"/>
    <w:pPr>
      <w:widowControl/>
    </w:pPr>
    <w:rPr>
      <w:kern w:val="0"/>
      <w:szCs w:val="21"/>
    </w:rPr>
  </w:style>
  <w:style w:type="paragraph" w:customStyle="1" w:styleId="576">
    <w:name w:val="p15"/>
    <w:basedOn w:val="1"/>
    <w:autoRedefine/>
    <w:qFormat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577">
    <w:name w:val="Char Char Char Char Char Char1 Char Char Char Char Char Char Char Char Char Char"/>
    <w:basedOn w:val="1"/>
    <w:autoRedefine/>
    <w:qFormat/>
    <w:uiPriority w:val="0"/>
    <w:pPr>
      <w:widowControl/>
      <w:spacing w:after="160" w:line="240" w:lineRule="exact"/>
      <w:jc w:val="left"/>
    </w:pPr>
  </w:style>
  <w:style w:type="character" w:customStyle="1" w:styleId="578">
    <w:name w:val="op_dict_text2"/>
    <w:basedOn w:val="40"/>
    <w:autoRedefine/>
    <w:qFormat/>
    <w:uiPriority w:val="0"/>
  </w:style>
  <w:style w:type="character" w:customStyle="1" w:styleId="579">
    <w:name w:val="标题 2 字符"/>
    <w:autoRedefine/>
    <w:qFormat/>
    <w:uiPriority w:val="0"/>
    <w:rPr>
      <w:b/>
      <w:bCs/>
      <w:sz w:val="28"/>
      <w:szCs w:val="28"/>
    </w:rPr>
  </w:style>
  <w:style w:type="character" w:customStyle="1" w:styleId="580">
    <w:name w:val="标题 3 字符"/>
    <w:autoRedefine/>
    <w:qFormat/>
    <w:uiPriority w:val="0"/>
    <w:rPr>
      <w:b/>
      <w:sz w:val="28"/>
      <w:szCs w:val="28"/>
    </w:rPr>
  </w:style>
  <w:style w:type="character" w:customStyle="1" w:styleId="581">
    <w:name w:val="标题 4 字符"/>
    <w:autoRedefine/>
    <w:qFormat/>
    <w:uiPriority w:val="0"/>
    <w:rPr>
      <w:b/>
      <w:kern w:val="2"/>
      <w:sz w:val="21"/>
      <w:szCs w:val="24"/>
    </w:rPr>
  </w:style>
  <w:style w:type="paragraph" w:customStyle="1" w:styleId="582">
    <w:name w:val="b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Courier New" w:hAnsi="Courier New" w:cs="Courier New"/>
      <w:b/>
      <w:bCs/>
      <w:color w:val="FF0000"/>
      <w:kern w:val="0"/>
      <w:sz w:val="24"/>
    </w:rPr>
  </w:style>
  <w:style w:type="paragraph" w:customStyle="1" w:styleId="583">
    <w:name w:val="e"/>
    <w:basedOn w:val="1"/>
    <w:autoRedefine/>
    <w:qFormat/>
    <w:uiPriority w:val="0"/>
    <w:pPr>
      <w:widowControl/>
      <w:spacing w:before="100" w:beforeAutospacing="1" w:after="100" w:afterAutospacing="1"/>
      <w:ind w:left="240" w:right="240" w:hanging="240"/>
      <w:jc w:val="left"/>
    </w:pPr>
    <w:rPr>
      <w:rFonts w:ascii="宋体" w:hAnsi="宋体" w:cs="宋体"/>
      <w:kern w:val="0"/>
      <w:sz w:val="24"/>
    </w:rPr>
  </w:style>
  <w:style w:type="paragraph" w:customStyle="1" w:styleId="584">
    <w:name w:val="k"/>
    <w:basedOn w:val="1"/>
    <w:autoRedefine/>
    <w:qFormat/>
    <w:uiPriority w:val="0"/>
    <w:pPr>
      <w:widowControl/>
      <w:spacing w:before="100" w:beforeAutospacing="1" w:after="100" w:afterAutospacing="1"/>
      <w:ind w:left="240" w:right="240" w:hanging="240"/>
      <w:jc w:val="left"/>
    </w:pPr>
    <w:rPr>
      <w:rFonts w:ascii="宋体" w:hAnsi="宋体" w:cs="宋体"/>
      <w:kern w:val="0"/>
      <w:sz w:val="24"/>
    </w:rPr>
  </w:style>
  <w:style w:type="paragraph" w:customStyle="1" w:styleId="585">
    <w:name w:val="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990000"/>
      <w:kern w:val="0"/>
      <w:sz w:val="24"/>
    </w:rPr>
  </w:style>
  <w:style w:type="paragraph" w:customStyle="1" w:styleId="586">
    <w:name w:val="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990099"/>
      <w:kern w:val="0"/>
      <w:sz w:val="24"/>
    </w:rPr>
  </w:style>
  <w:style w:type="paragraph" w:customStyle="1" w:styleId="587">
    <w:name w:val="ns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588">
    <w:name w:val="d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589">
    <w:name w:val="m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590">
    <w:name w:val="tx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591">
    <w:name w:val="db"/>
    <w:basedOn w:val="1"/>
    <w:qFormat/>
    <w:uiPriority w:val="0"/>
    <w:pPr>
      <w:widowControl/>
      <w:pBdr>
        <w:left w:val="single" w:color="CCCCCC" w:sz="6" w:space="4"/>
      </w:pBdr>
      <w:ind w:left="240"/>
      <w:jc w:val="left"/>
    </w:pPr>
    <w:rPr>
      <w:rFonts w:ascii="Courier" w:hAnsi="Courier" w:cs="宋体"/>
      <w:kern w:val="0"/>
      <w:sz w:val="24"/>
    </w:rPr>
  </w:style>
  <w:style w:type="paragraph" w:customStyle="1" w:styleId="592">
    <w:name w:val="d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ourier" w:hAnsi="Courier" w:cs="宋体"/>
      <w:kern w:val="0"/>
      <w:sz w:val="24"/>
    </w:rPr>
  </w:style>
  <w:style w:type="paragraph" w:customStyle="1" w:styleId="593">
    <w:name w:val="d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594">
    <w:name w:val="p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595">
    <w:name w:val="cb"/>
    <w:basedOn w:val="1"/>
    <w:qFormat/>
    <w:uiPriority w:val="0"/>
    <w:pPr>
      <w:widowControl/>
      <w:ind w:left="240"/>
      <w:jc w:val="left"/>
    </w:pPr>
    <w:rPr>
      <w:rFonts w:ascii="Courier" w:hAnsi="Courier" w:cs="宋体"/>
      <w:color w:val="888888"/>
      <w:kern w:val="0"/>
      <w:sz w:val="24"/>
    </w:rPr>
  </w:style>
  <w:style w:type="paragraph" w:customStyle="1" w:styleId="596">
    <w:name w:val="c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ourier" w:hAnsi="Courier" w:cs="宋体"/>
      <w:color w:val="888888"/>
      <w:kern w:val="0"/>
      <w:sz w:val="24"/>
    </w:rPr>
  </w:style>
  <w:style w:type="character" w:customStyle="1" w:styleId="597">
    <w:name w:val="ci1"/>
    <w:basedOn w:val="40"/>
    <w:qFormat/>
    <w:uiPriority w:val="0"/>
    <w:rPr>
      <w:rFonts w:hint="default" w:ascii="Courier" w:hAnsi="Courier"/>
      <w:color w:val="888888"/>
      <w:sz w:val="24"/>
      <w:szCs w:val="24"/>
    </w:rPr>
  </w:style>
  <w:style w:type="character" w:customStyle="1" w:styleId="598">
    <w:name w:val="标题 5 字符"/>
    <w:qFormat/>
    <w:uiPriority w:val="0"/>
    <w:rPr>
      <w:b/>
      <w:kern w:val="2"/>
      <w:sz w:val="28"/>
      <w:szCs w:val="30"/>
    </w:rPr>
  </w:style>
  <w:style w:type="character" w:customStyle="1" w:styleId="599">
    <w:name w:val="标题 8 字符"/>
    <w:semiHidden/>
    <w:qFormat/>
    <w:uiPriority w:val="9"/>
    <w:rPr>
      <w:rFonts w:ascii="Calibri Light" w:hAnsi="Calibri Light"/>
      <w:kern w:val="2"/>
      <w:sz w:val="24"/>
      <w:szCs w:val="24"/>
    </w:rPr>
  </w:style>
  <w:style w:type="character" w:customStyle="1" w:styleId="600">
    <w:name w:val="标题 9 字符"/>
    <w:semiHidden/>
    <w:qFormat/>
    <w:uiPriority w:val="9"/>
    <w:rPr>
      <w:rFonts w:ascii="Calibri Light" w:hAnsi="Calibri Light"/>
      <w:kern w:val="2"/>
      <w:sz w:val="21"/>
      <w:szCs w:val="21"/>
    </w:rPr>
  </w:style>
  <w:style w:type="character" w:customStyle="1" w:styleId="601">
    <w:name w:val="批注文字 字符"/>
    <w:qFormat/>
    <w:uiPriority w:val="0"/>
    <w:rPr>
      <w:kern w:val="2"/>
      <w:sz w:val="21"/>
      <w:szCs w:val="24"/>
    </w:rPr>
  </w:style>
  <w:style w:type="character" w:customStyle="1" w:styleId="602">
    <w:name w:val="页脚 字符"/>
    <w:qFormat/>
    <w:uiPriority w:val="99"/>
    <w:rPr>
      <w:kern w:val="2"/>
      <w:sz w:val="18"/>
      <w:szCs w:val="18"/>
    </w:rPr>
  </w:style>
  <w:style w:type="character" w:customStyle="1" w:styleId="603">
    <w:name w:val="HTML 预设格式 字符"/>
    <w:qFormat/>
    <w:uiPriority w:val="99"/>
    <w:rPr>
      <w:rFonts w:ascii="宋体" w:hAnsi="宋体" w:cs="宋体"/>
      <w:sz w:val="24"/>
      <w:szCs w:val="24"/>
      <w:shd w:val="clear" w:color="auto" w:fill="DDDDFF"/>
    </w:rPr>
  </w:style>
  <w:style w:type="character" w:customStyle="1" w:styleId="604">
    <w:name w:val="标题 1 字符"/>
    <w:qFormat/>
    <w:uiPriority w:val="0"/>
    <w:rPr>
      <w:b/>
      <w:bCs/>
      <w:sz w:val="44"/>
      <w:szCs w:val="32"/>
    </w:rPr>
  </w:style>
  <w:style w:type="character" w:customStyle="1" w:styleId="605">
    <w:name w:val="标题 2 字符1"/>
    <w:qFormat/>
    <w:uiPriority w:val="0"/>
    <w:rPr>
      <w:b/>
      <w:bCs/>
      <w:sz w:val="36"/>
      <w:szCs w:val="36"/>
    </w:rPr>
  </w:style>
  <w:style w:type="character" w:customStyle="1" w:styleId="606">
    <w:name w:val="标题 3 字符1"/>
    <w:qFormat/>
    <w:uiPriority w:val="0"/>
    <w:rPr>
      <w:b/>
      <w:sz w:val="32"/>
      <w:szCs w:val="32"/>
    </w:rPr>
  </w:style>
  <w:style w:type="character" w:customStyle="1" w:styleId="607">
    <w:name w:val="标题 4 字符1"/>
    <w:qFormat/>
    <w:uiPriority w:val="0"/>
    <w:rPr>
      <w:b/>
      <w:kern w:val="2"/>
      <w:sz w:val="30"/>
      <w:szCs w:val="30"/>
    </w:rPr>
  </w:style>
  <w:style w:type="character" w:customStyle="1" w:styleId="608">
    <w:name w:val="标题 6 字符"/>
    <w:qFormat/>
    <w:uiPriority w:val="9"/>
    <w:rPr>
      <w:rFonts w:eastAsia="Times New Roman"/>
      <w:b/>
      <w:bCs/>
      <w:kern w:val="2"/>
      <w:sz w:val="24"/>
      <w:szCs w:val="21"/>
    </w:rPr>
  </w:style>
  <w:style w:type="character" w:customStyle="1" w:styleId="609">
    <w:name w:val="标题 7 字符"/>
    <w:semiHidden/>
    <w:qFormat/>
    <w:uiPriority w:val="9"/>
    <w:rPr>
      <w:rFonts w:ascii="Calibri" w:hAnsi="Calibri"/>
      <w:b/>
      <w:bCs/>
      <w:kern w:val="2"/>
      <w:sz w:val="24"/>
      <w:szCs w:val="24"/>
    </w:rPr>
  </w:style>
  <w:style w:type="character" w:customStyle="1" w:styleId="610">
    <w:name w:val="页眉 字符"/>
    <w:qFormat/>
    <w:uiPriority w:val="0"/>
    <w:rPr>
      <w:kern w:val="2"/>
      <w:sz w:val="18"/>
      <w:szCs w:val="18"/>
    </w:rPr>
  </w:style>
  <w:style w:type="character" w:customStyle="1" w:styleId="611">
    <w:name w:val="日期 字符"/>
    <w:qFormat/>
    <w:uiPriority w:val="99"/>
    <w:rPr>
      <w:kern w:val="2"/>
      <w:sz w:val="21"/>
      <w:szCs w:val="24"/>
    </w:rPr>
  </w:style>
  <w:style w:type="character" w:customStyle="1" w:styleId="612">
    <w:name w:val="批注框文本 字符"/>
    <w:semiHidden/>
    <w:qFormat/>
    <w:uiPriority w:val="99"/>
    <w:rPr>
      <w:kern w:val="2"/>
      <w:sz w:val="18"/>
      <w:szCs w:val="18"/>
    </w:rPr>
  </w:style>
  <w:style w:type="character" w:customStyle="1" w:styleId="613">
    <w:name w:val="副标题 字符"/>
    <w:qFormat/>
    <w:uiPriority w:val="0"/>
    <w:rPr>
      <w:rFonts w:ascii="Calibri Light" w:hAnsi="Calibri Light"/>
      <w:b/>
      <w:bCs/>
      <w:kern w:val="28"/>
      <w:sz w:val="32"/>
      <w:szCs w:val="32"/>
    </w:rPr>
  </w:style>
  <w:style w:type="character" w:customStyle="1" w:styleId="614">
    <w:name w:val="标题 字符"/>
    <w:qFormat/>
    <w:uiPriority w:val="10"/>
    <w:rPr>
      <w:rFonts w:ascii="Calibri Light" w:hAnsi="Calibri Light"/>
      <w:b/>
      <w:bCs/>
      <w:kern w:val="2"/>
      <w:sz w:val="32"/>
      <w:szCs w:val="32"/>
    </w:rPr>
  </w:style>
  <w:style w:type="character" w:customStyle="1" w:styleId="615">
    <w:name w:val="批注主题 字符"/>
    <w:qFormat/>
    <w:uiPriority w:val="0"/>
    <w:rPr>
      <w:b/>
      <w:bCs/>
      <w:kern w:val="2"/>
      <w:sz w:val="21"/>
      <w:szCs w:val="24"/>
    </w:rPr>
  </w:style>
  <w:style w:type="character" w:customStyle="1" w:styleId="616">
    <w:name w:val="纯文本 字符"/>
    <w:qFormat/>
    <w:uiPriority w:val="0"/>
    <w:rPr>
      <w:rFonts w:ascii="宋体" w:hAnsi="Courier New"/>
      <w:kern w:val="2"/>
      <w:sz w:val="21"/>
    </w:rPr>
  </w:style>
  <w:style w:type="character" w:customStyle="1" w:styleId="617">
    <w:name w:val="脚注文本 字符"/>
    <w:qFormat/>
    <w:uiPriority w:val="0"/>
    <w:rPr>
      <w:kern w:val="2"/>
      <w:sz w:val="18"/>
      <w:szCs w:val="18"/>
    </w:rPr>
  </w:style>
  <w:style w:type="character" w:customStyle="1" w:styleId="618">
    <w:name w:val="keyword1"/>
    <w:basedOn w:val="40"/>
    <w:qFormat/>
    <w:uiPriority w:val="0"/>
  </w:style>
  <w:style w:type="paragraph" w:customStyle="1" w:styleId="619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20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yida</Company>
  <Pages>74</Pages>
  <Words>2623</Words>
  <Characters>26961</Characters>
  <Lines>7105</Lines>
  <Paragraphs>7836</Paragraphs>
  <TotalTime>2</TotalTime>
  <ScaleCrop>false</ScaleCrop>
  <LinksUpToDate>false</LinksUpToDate>
  <CharactersWithSpaces>30737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2016-12-12T10:57:00Z</dcterms:created>
  <dc:creator>zhoujun</dc:creator>
  <cp:lastModifiedBy>Kendrick.</cp:lastModifiedBy>
  <cp:lastPrinted>2016-12-24T09:36:00Z</cp:lastPrinted>
  <dcterms:modified xsi:type="dcterms:W3CDTF">2025-09-23T03:15:22Z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EC4F194F30824061BAB635EDEE6BA64F_13</vt:lpwstr>
  </property>
  <property fmtid="{D5CDD505-2E9C-101B-9397-08002B2CF9AE}" pid="4" name="KSOTemplateDocerSaveRecord">
    <vt:lpwstr>eyJoZGlkIjoiMjEzYzU3ZTNjNmRjMWY4ZmY2NDQzNjhhOThhMGE2YjgiLCJ1c2VySWQiOiI0NTc5MzUzNzIifQ==</vt:lpwstr>
  </property>
</Properties>
</file>